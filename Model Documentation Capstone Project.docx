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color w:val="4472C4" w:themeColor="accent1"/>
          <w:kern w:val="2"/>
          <w14:ligatures w14:val="standardContextual"/>
        </w:rPr>
        <w:id w:val="-1242644410"/>
        <w:docPartObj>
          <w:docPartGallery w:val="Cover Pages"/>
          <w:docPartUnique/>
        </w:docPartObj>
      </w:sdtPr>
      <w:sdtEndPr>
        <w:rPr>
          <w:color w:val="auto"/>
        </w:rPr>
      </w:sdtEndPr>
      <w:sdtContent>
        <w:p w14:paraId="04064D2C" w14:textId="75C35805" w:rsidR="000F3F06" w:rsidRPr="00C44BAE" w:rsidRDefault="000F3F06" w:rsidP="006B6430">
          <w:pPr>
            <w:pStyle w:val="NoSpacing"/>
            <w:spacing w:before="1540" w:after="240" w:line="480" w:lineRule="auto"/>
            <w:jc w:val="both"/>
            <w:rPr>
              <w:rFonts w:ascii="Times New Roman" w:hAnsi="Times New Roman" w:cs="Times New Roman"/>
              <w:color w:val="4472C4" w:themeColor="accent1"/>
            </w:rPr>
          </w:pPr>
          <w:r w:rsidRPr="00C44BAE">
            <w:rPr>
              <w:rFonts w:ascii="Times New Roman" w:hAnsi="Times New Roman" w:cs="Times New Roman"/>
              <w:noProof/>
              <w:color w:val="4472C4" w:themeColor="accent1"/>
            </w:rPr>
            <w:drawing>
              <wp:inline distT="0" distB="0" distL="0" distR="0" wp14:anchorId="4F352DBA" wp14:editId="14565F23">
                <wp:extent cx="1266824" cy="4812357"/>
                <wp:effectExtent l="0" t="1270" r="0" b="0"/>
                <wp:docPr id="1586661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661428" name=""/>
                        <pic:cNvPicPr/>
                      </pic:nvPicPr>
                      <pic:blipFill>
                        <a:blip r:embed="rId7"/>
                        <a:stretch>
                          <a:fillRect/>
                        </a:stretch>
                      </pic:blipFill>
                      <pic:spPr>
                        <a:xfrm rot="5400000">
                          <a:off x="0" y="0"/>
                          <a:ext cx="1274250" cy="4840565"/>
                        </a:xfrm>
                        <a:prstGeom prst="rect">
                          <a:avLst/>
                        </a:prstGeom>
                      </pic:spPr>
                    </pic:pic>
                  </a:graphicData>
                </a:graphic>
              </wp:inline>
            </w:drawing>
          </w:r>
          <w:r w:rsidRPr="00C44BAE">
            <w:rPr>
              <w:rFonts w:ascii="Times New Roman" w:hAnsi="Times New Roman" w:cs="Times New Roman"/>
              <w:color w:val="4472C4" w:themeColor="accent1"/>
            </w:rPr>
            <w:t xml:space="preserve"> </w:t>
          </w:r>
        </w:p>
        <w:bookmarkStart w:id="0" w:name="_Hlk143438320" w:displacedByCustomXml="next"/>
        <w:sdt>
          <w:sdtPr>
            <w:rPr>
              <w:rFonts w:ascii="Times New Roman" w:eastAsiaTheme="majorEastAsia" w:hAnsi="Times New Roman" w:cs="Times New Roman"/>
              <w:caps/>
              <w:color w:val="4472C4" w:themeColor="accent1"/>
              <w:sz w:val="72"/>
              <w:szCs w:val="72"/>
            </w:rPr>
            <w:alias w:val="Title"/>
            <w:tag w:val=""/>
            <w:id w:val="1735040861"/>
            <w:placeholder>
              <w:docPart w:val="A743E0561EBC4B29BBC499D8E75602B4"/>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0CB55D9" w14:textId="0C31D630" w:rsidR="000F3F06" w:rsidRPr="00C44BAE" w:rsidRDefault="003B0D87" w:rsidP="006B6430">
              <w:pPr>
                <w:pStyle w:val="NoSpacing"/>
                <w:pBdr>
                  <w:top w:val="single" w:sz="6" w:space="6" w:color="4472C4" w:themeColor="accent1"/>
                  <w:bottom w:val="single" w:sz="6" w:space="6" w:color="4472C4" w:themeColor="accent1"/>
                </w:pBdr>
                <w:spacing w:after="240" w:line="480" w:lineRule="auto"/>
                <w:jc w:val="center"/>
                <w:rPr>
                  <w:rFonts w:ascii="Times New Roman" w:eastAsiaTheme="majorEastAsia" w:hAnsi="Times New Roman" w:cs="Times New Roman"/>
                  <w:caps/>
                  <w:color w:val="4472C4" w:themeColor="accent1"/>
                  <w:sz w:val="80"/>
                  <w:szCs w:val="80"/>
                </w:rPr>
              </w:pPr>
              <w:r>
                <w:rPr>
                  <w:rFonts w:ascii="Times New Roman" w:eastAsiaTheme="majorEastAsia" w:hAnsi="Times New Roman" w:cs="Times New Roman"/>
                  <w:caps/>
                  <w:color w:val="4472C4" w:themeColor="accent1"/>
                  <w:sz w:val="72"/>
                  <w:szCs w:val="72"/>
                </w:rPr>
                <w:t>machine learning model PREDICTing CREDIT CARD DEFAULTS</w:t>
              </w:r>
            </w:p>
          </w:sdtContent>
        </w:sdt>
        <w:bookmarkEnd w:id="0" w:displacedByCustomXml="next"/>
        <w:bookmarkStart w:id="1" w:name="_Hlk143438351" w:displacedByCustomXml="next"/>
        <w:sdt>
          <w:sdtPr>
            <w:rPr>
              <w:rFonts w:ascii="Times New Roman" w:eastAsiaTheme="majorEastAsia" w:hAnsi="Times New Roman" w:cs="Times New Roman"/>
              <w:caps/>
              <w:color w:val="4472C4" w:themeColor="accent1"/>
              <w:sz w:val="72"/>
              <w:szCs w:val="72"/>
            </w:rPr>
            <w:alias w:val="Subtitle"/>
            <w:tag w:val=""/>
            <w:id w:val="328029620"/>
            <w:placeholder>
              <w:docPart w:val="7438B47341CA4E798B3D6F9553384899"/>
            </w:placeholder>
            <w:dataBinding w:prefixMappings="xmlns:ns0='http://purl.org/dc/elements/1.1/' xmlns:ns1='http://schemas.openxmlformats.org/package/2006/metadata/core-properties' " w:xpath="/ns1:coreProperties[1]/ns0:subject[1]" w:storeItemID="{6C3C8BC8-F283-45AE-878A-BAB7291924A1}"/>
            <w:text/>
          </w:sdtPr>
          <w:sdtContent>
            <w:p w14:paraId="13A9168A" w14:textId="6B38A748" w:rsidR="000F3F06" w:rsidRPr="00C44BAE" w:rsidRDefault="000F3F06" w:rsidP="006B6430">
              <w:pPr>
                <w:pStyle w:val="NoSpacing"/>
                <w:spacing w:line="480" w:lineRule="auto"/>
                <w:jc w:val="center"/>
                <w:rPr>
                  <w:rFonts w:ascii="Times New Roman" w:hAnsi="Times New Roman" w:cs="Times New Roman"/>
                  <w:color w:val="4472C4" w:themeColor="accent1"/>
                  <w:sz w:val="28"/>
                  <w:szCs w:val="28"/>
                </w:rPr>
              </w:pPr>
              <w:r w:rsidRPr="00C44BAE">
                <w:rPr>
                  <w:rFonts w:ascii="Times New Roman" w:eastAsiaTheme="majorEastAsia" w:hAnsi="Times New Roman" w:cs="Times New Roman"/>
                  <w:caps/>
                  <w:color w:val="4472C4" w:themeColor="accent1"/>
                  <w:sz w:val="72"/>
                  <w:szCs w:val="72"/>
                </w:rPr>
                <w:t>CAPSTONE PROJECT</w:t>
              </w:r>
            </w:p>
          </w:sdtContent>
        </w:sdt>
        <w:bookmarkEnd w:id="1"/>
        <w:p w14:paraId="58D26228" w14:textId="0DDF85A4" w:rsidR="000F3F06" w:rsidRPr="00C44BAE" w:rsidRDefault="000F3F06" w:rsidP="006B6430">
          <w:pPr>
            <w:pStyle w:val="NoSpacing"/>
            <w:spacing w:before="480" w:line="480" w:lineRule="auto"/>
            <w:jc w:val="both"/>
            <w:rPr>
              <w:rFonts w:ascii="Times New Roman" w:hAnsi="Times New Roman" w:cs="Times New Roman"/>
              <w:color w:val="4472C4" w:themeColor="accent1"/>
            </w:rPr>
          </w:pPr>
          <w:r w:rsidRPr="00C44BAE">
            <w:rPr>
              <w:rFonts w:ascii="Times New Roman" w:hAnsi="Times New Roman" w:cs="Times New Roman"/>
              <w:noProof/>
              <w:color w:val="4472C4" w:themeColor="accent1"/>
            </w:rPr>
            <mc:AlternateContent>
              <mc:Choice Requires="wps">
                <w:drawing>
                  <wp:anchor distT="0" distB="0" distL="114300" distR="114300" simplePos="0" relativeHeight="251659264" behindDoc="0" locked="0" layoutInCell="1" allowOverlap="1" wp14:anchorId="19E8AED3" wp14:editId="0E879DDC">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4472C4" w:themeColor="accent1"/>
                                    <w:sz w:val="24"/>
                                    <w:szCs w:val="24"/>
                                  </w:rPr>
                                  <w:alias w:val="Date"/>
                                  <w:tag w:val=""/>
                                  <w:id w:val="197127006"/>
                                  <w:dataBinding w:prefixMappings="xmlns:ns0='http://schemas.microsoft.com/office/2006/coverPageProps' " w:xpath="/ns0:CoverPageProperties[1]/ns0:PublishDate[1]" w:storeItemID="{55AF091B-3C7A-41E3-B477-F2FDAA23CFDA}"/>
                                  <w:date w:fullDate="2023-08-18T00:00:00Z">
                                    <w:dateFormat w:val="MMMM d, yyyy"/>
                                    <w:lid w:val="en-US"/>
                                    <w:storeMappedDataAs w:val="dateTime"/>
                                    <w:calendar w:val="gregorian"/>
                                  </w:date>
                                </w:sdtPr>
                                <w:sdtContent>
                                  <w:p w14:paraId="01457CE4" w14:textId="29E1B323" w:rsidR="000F3F06" w:rsidRPr="00713ADC" w:rsidRDefault="000F3F06" w:rsidP="00713ADC">
                                    <w:pPr>
                                      <w:pStyle w:val="NoSpacing"/>
                                      <w:spacing w:after="40" w:line="480" w:lineRule="auto"/>
                                      <w:jc w:val="center"/>
                                      <w:rPr>
                                        <w:caps/>
                                        <w:color w:val="4472C4" w:themeColor="accent1"/>
                                        <w:sz w:val="24"/>
                                        <w:szCs w:val="24"/>
                                      </w:rPr>
                                    </w:pPr>
                                    <w:r w:rsidRPr="00713ADC">
                                      <w:rPr>
                                        <w:rFonts w:ascii="Times New Roman" w:hAnsi="Times New Roman" w:cs="Times New Roman"/>
                                        <w:caps/>
                                        <w:color w:val="4472C4" w:themeColor="accent1"/>
                                        <w:sz w:val="24"/>
                                        <w:szCs w:val="24"/>
                                      </w:rPr>
                                      <w:t>August 18, 2023</w:t>
                                    </w:r>
                                  </w:p>
                                </w:sdtContent>
                              </w:sdt>
                              <w:bookmarkStart w:id="2" w:name="_Hlk143438384"/>
                              <w:p w14:paraId="61D4E25C" w14:textId="5FD5292E" w:rsidR="000F3F06" w:rsidRPr="00713ADC" w:rsidRDefault="00000000" w:rsidP="00713ADC">
                                <w:pPr>
                                  <w:pStyle w:val="NoSpacing"/>
                                  <w:spacing w:line="480" w:lineRule="auto"/>
                                  <w:jc w:val="center"/>
                                  <w:rPr>
                                    <w:color w:val="4472C4" w:themeColor="accent1"/>
                                    <w:sz w:val="24"/>
                                    <w:szCs w:val="24"/>
                                  </w:rPr>
                                </w:pPr>
                                <w:sdt>
                                  <w:sdtPr>
                                    <w:rPr>
                                      <w:rFonts w:ascii="Times New Roman" w:hAnsi="Times New Roman" w:cs="Times New Roman"/>
                                      <w:caps/>
                                      <w:color w:val="4472C4"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000F3F06" w:rsidRPr="00713ADC">
                                      <w:rPr>
                                        <w:rFonts w:ascii="Times New Roman" w:hAnsi="Times New Roman" w:cs="Times New Roman"/>
                                        <w:caps/>
                                        <w:color w:val="4472C4" w:themeColor="accent1"/>
                                        <w:sz w:val="24"/>
                                        <w:szCs w:val="24"/>
                                      </w:rPr>
                                      <w:t>PRESENTED BY</w:t>
                                    </w:r>
                                  </w:sdtContent>
                                </w:sdt>
                              </w:p>
                              <w:bookmarkStart w:id="3" w:name="_Hlk143438399"/>
                              <w:bookmarkStart w:id="4" w:name="_Hlk143438400"/>
                              <w:bookmarkStart w:id="5" w:name="_Hlk143438414"/>
                              <w:bookmarkStart w:id="6" w:name="_Hlk143438415"/>
                              <w:bookmarkEnd w:id="2"/>
                              <w:p w14:paraId="3EFCD1B8" w14:textId="4757465A" w:rsidR="000F3F06" w:rsidRPr="00713ADC" w:rsidRDefault="00000000" w:rsidP="00713ADC">
                                <w:pPr>
                                  <w:pStyle w:val="NoSpacing"/>
                                  <w:spacing w:line="480" w:lineRule="auto"/>
                                  <w:jc w:val="center"/>
                                  <w:rPr>
                                    <w:color w:val="4472C4" w:themeColor="accent1"/>
                                    <w:sz w:val="24"/>
                                    <w:szCs w:val="24"/>
                                  </w:rPr>
                                </w:pPr>
                                <w:sdt>
                                  <w:sdtPr>
                                    <w:rPr>
                                      <w:rFonts w:ascii="Times New Roman" w:hAnsi="Times New Roman" w:cs="Times New Roman"/>
                                      <w:color w:val="4472C4"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Content>
                                    <w:r w:rsidR="000F3F06" w:rsidRPr="00713ADC">
                                      <w:rPr>
                                        <w:rFonts w:ascii="Times New Roman" w:hAnsi="Times New Roman" w:cs="Times New Roman"/>
                                        <w:color w:val="4472C4" w:themeColor="accent1"/>
                                        <w:sz w:val="24"/>
                                        <w:szCs w:val="24"/>
                                      </w:rPr>
                                      <w:t>SAMSON OGWUCHE AND CHARLES NTAMACK</w:t>
                                    </w:r>
                                  </w:sdtContent>
                                </w:sdt>
                                <w:bookmarkEnd w:id="3"/>
                                <w:bookmarkEnd w:id="4"/>
                                <w:bookmarkEnd w:id="5"/>
                                <w:bookmarkEnd w:id="6"/>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19E8AED3" id="_x0000_t202" coordsize="21600,21600" o:spt="202" path="m,l,21600r21600,l21600,xe">
                    <v:stroke joinstyle="miter"/>
                    <v:path gradientshapeok="t" o:connecttype="rect"/>
                  </v:shapetype>
                  <v:shape id="Text Box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4472C4" w:themeColor="accent1"/>
                              <w:sz w:val="24"/>
                              <w:szCs w:val="24"/>
                            </w:rPr>
                            <w:alias w:val="Date"/>
                            <w:tag w:val=""/>
                            <w:id w:val="197127006"/>
                            <w:dataBinding w:prefixMappings="xmlns:ns0='http://schemas.microsoft.com/office/2006/coverPageProps' " w:xpath="/ns0:CoverPageProperties[1]/ns0:PublishDate[1]" w:storeItemID="{55AF091B-3C7A-41E3-B477-F2FDAA23CFDA}"/>
                            <w:date w:fullDate="2023-08-18T00:00:00Z">
                              <w:dateFormat w:val="MMMM d, yyyy"/>
                              <w:lid w:val="en-US"/>
                              <w:storeMappedDataAs w:val="dateTime"/>
                              <w:calendar w:val="gregorian"/>
                            </w:date>
                          </w:sdtPr>
                          <w:sdtContent>
                            <w:p w14:paraId="01457CE4" w14:textId="29E1B323" w:rsidR="000F3F06" w:rsidRPr="00713ADC" w:rsidRDefault="000F3F06" w:rsidP="00713ADC">
                              <w:pPr>
                                <w:pStyle w:val="NoSpacing"/>
                                <w:spacing w:after="40" w:line="480" w:lineRule="auto"/>
                                <w:jc w:val="center"/>
                                <w:rPr>
                                  <w:caps/>
                                  <w:color w:val="4472C4" w:themeColor="accent1"/>
                                  <w:sz w:val="24"/>
                                  <w:szCs w:val="24"/>
                                </w:rPr>
                              </w:pPr>
                              <w:r w:rsidRPr="00713ADC">
                                <w:rPr>
                                  <w:rFonts w:ascii="Times New Roman" w:hAnsi="Times New Roman" w:cs="Times New Roman"/>
                                  <w:caps/>
                                  <w:color w:val="4472C4" w:themeColor="accent1"/>
                                  <w:sz w:val="24"/>
                                  <w:szCs w:val="24"/>
                                </w:rPr>
                                <w:t>August 18, 2023</w:t>
                              </w:r>
                            </w:p>
                          </w:sdtContent>
                        </w:sdt>
                        <w:bookmarkStart w:id="7" w:name="_Hlk143438384"/>
                        <w:p w14:paraId="61D4E25C" w14:textId="5FD5292E" w:rsidR="000F3F06" w:rsidRPr="00713ADC" w:rsidRDefault="000F3F06" w:rsidP="00713ADC">
                          <w:pPr>
                            <w:pStyle w:val="NoSpacing"/>
                            <w:spacing w:line="480" w:lineRule="auto"/>
                            <w:jc w:val="center"/>
                            <w:rPr>
                              <w:color w:val="4472C4" w:themeColor="accent1"/>
                              <w:sz w:val="24"/>
                              <w:szCs w:val="24"/>
                            </w:rPr>
                          </w:pPr>
                          <w:sdt>
                            <w:sdtPr>
                              <w:rPr>
                                <w:rFonts w:ascii="Times New Roman" w:hAnsi="Times New Roman" w:cs="Times New Roman"/>
                                <w:caps/>
                                <w:color w:val="4472C4" w:themeColor="accent1"/>
                                <w:sz w:val="24"/>
                                <w:szCs w:val="24"/>
                              </w:rPr>
                              <w:alias w:val="Company"/>
                              <w:tag w:val=""/>
                              <w:id w:val="1390145197"/>
                              <w:dataBinding w:prefixMappings="xmlns:ns0='http://schemas.openxmlformats.org/officeDocument/2006/extended-properties' " w:xpath="/ns0:Properties[1]/ns0:Company[1]" w:storeItemID="{6668398D-A668-4E3E-A5EB-62B293D839F1}"/>
                              <w:text/>
                            </w:sdtPr>
                            <w:sdtContent>
                              <w:r w:rsidRPr="00713ADC">
                                <w:rPr>
                                  <w:rFonts w:ascii="Times New Roman" w:hAnsi="Times New Roman" w:cs="Times New Roman"/>
                                  <w:caps/>
                                  <w:color w:val="4472C4" w:themeColor="accent1"/>
                                  <w:sz w:val="24"/>
                                  <w:szCs w:val="24"/>
                                </w:rPr>
                                <w:t>PRESENTED BY</w:t>
                              </w:r>
                            </w:sdtContent>
                          </w:sdt>
                        </w:p>
                        <w:bookmarkStart w:id="8" w:name="_Hlk143438399"/>
                        <w:bookmarkStart w:id="9" w:name="_Hlk143438400"/>
                        <w:bookmarkStart w:id="10" w:name="_Hlk143438414"/>
                        <w:bookmarkStart w:id="11" w:name="_Hlk143438415"/>
                        <w:bookmarkEnd w:id="7"/>
                        <w:p w14:paraId="3EFCD1B8" w14:textId="4757465A" w:rsidR="000F3F06" w:rsidRPr="00713ADC" w:rsidRDefault="000F3F06" w:rsidP="00713ADC">
                          <w:pPr>
                            <w:pStyle w:val="NoSpacing"/>
                            <w:spacing w:line="480" w:lineRule="auto"/>
                            <w:jc w:val="center"/>
                            <w:rPr>
                              <w:color w:val="4472C4" w:themeColor="accent1"/>
                              <w:sz w:val="24"/>
                              <w:szCs w:val="24"/>
                            </w:rPr>
                          </w:pPr>
                          <w:sdt>
                            <w:sdtPr>
                              <w:rPr>
                                <w:rFonts w:ascii="Times New Roman" w:hAnsi="Times New Roman" w:cs="Times New Roman"/>
                                <w:color w:val="4472C4" w:themeColor="accent1"/>
                                <w:sz w:val="24"/>
                                <w:szCs w:val="24"/>
                              </w:rPr>
                              <w:alias w:val="Address"/>
                              <w:tag w:val=""/>
                              <w:id w:val="-726379553"/>
                              <w:dataBinding w:prefixMappings="xmlns:ns0='http://schemas.microsoft.com/office/2006/coverPageProps' " w:xpath="/ns0:CoverPageProperties[1]/ns0:CompanyAddress[1]" w:storeItemID="{55AF091B-3C7A-41E3-B477-F2FDAA23CFDA}"/>
                              <w:text/>
                            </w:sdtPr>
                            <w:sdtContent>
                              <w:r w:rsidRPr="00713ADC">
                                <w:rPr>
                                  <w:rFonts w:ascii="Times New Roman" w:hAnsi="Times New Roman" w:cs="Times New Roman"/>
                                  <w:color w:val="4472C4" w:themeColor="accent1"/>
                                  <w:sz w:val="24"/>
                                  <w:szCs w:val="24"/>
                                </w:rPr>
                                <w:t>SAMSON OGWUCHE AND CHARLES NTAMACK</w:t>
                              </w:r>
                            </w:sdtContent>
                          </w:sdt>
                          <w:bookmarkEnd w:id="8"/>
                          <w:bookmarkEnd w:id="9"/>
                          <w:bookmarkEnd w:id="10"/>
                          <w:bookmarkEnd w:id="11"/>
                        </w:p>
                      </w:txbxContent>
                    </v:textbox>
                    <w10:wrap anchorx="margin" anchory="page"/>
                  </v:shape>
                </w:pict>
              </mc:Fallback>
            </mc:AlternateContent>
          </w:r>
        </w:p>
        <w:p w14:paraId="53FF3949" w14:textId="3BCFFA9B" w:rsidR="000F3F06" w:rsidRPr="00C44BAE" w:rsidRDefault="000F3F06" w:rsidP="006B6430">
          <w:pPr>
            <w:spacing w:line="480" w:lineRule="auto"/>
            <w:jc w:val="both"/>
            <w:rPr>
              <w:rFonts w:ascii="Times New Roman" w:hAnsi="Times New Roman" w:cs="Times New Roman"/>
            </w:rPr>
          </w:pPr>
          <w:r w:rsidRPr="00C44BAE">
            <w:rPr>
              <w:rFonts w:ascii="Times New Roman" w:hAnsi="Times New Roman" w:cs="Times New Roman"/>
            </w:rPr>
            <w:br w:type="page"/>
          </w:r>
        </w:p>
      </w:sdtContent>
    </w:sdt>
    <w:sdt>
      <w:sdtPr>
        <w:rPr>
          <w:rFonts w:ascii="Times New Roman" w:eastAsiaTheme="minorHAnsi" w:hAnsi="Times New Roman" w:cs="Times New Roman"/>
          <w:color w:val="auto"/>
          <w:kern w:val="2"/>
          <w:sz w:val="22"/>
          <w:szCs w:val="22"/>
          <w14:ligatures w14:val="standardContextual"/>
        </w:rPr>
        <w:id w:val="-182208261"/>
        <w:docPartObj>
          <w:docPartGallery w:val="Table of Contents"/>
          <w:docPartUnique/>
        </w:docPartObj>
      </w:sdtPr>
      <w:sdtEndPr>
        <w:rPr>
          <w:b/>
          <w:bCs/>
          <w:noProof/>
        </w:rPr>
      </w:sdtEndPr>
      <w:sdtContent>
        <w:p w14:paraId="09449F9F" w14:textId="0600490D" w:rsidR="00B0480A" w:rsidRPr="00713ADC" w:rsidRDefault="00B0480A" w:rsidP="00713ADC">
          <w:pPr>
            <w:pStyle w:val="TOCHeading"/>
            <w:spacing w:line="480" w:lineRule="auto"/>
            <w:jc w:val="both"/>
            <w:rPr>
              <w:rFonts w:ascii="Times New Roman" w:hAnsi="Times New Roman" w:cs="Times New Roman"/>
              <w:sz w:val="24"/>
              <w:szCs w:val="24"/>
            </w:rPr>
          </w:pPr>
          <w:r w:rsidRPr="00C17096">
            <w:rPr>
              <w:rFonts w:ascii="Times New Roman" w:hAnsi="Times New Roman" w:cs="Times New Roman"/>
              <w:sz w:val="24"/>
              <w:szCs w:val="24"/>
            </w:rPr>
            <w:t>Table of Contents</w:t>
          </w:r>
        </w:p>
        <w:p w14:paraId="66BB881B" w14:textId="4D5E6F47" w:rsidR="006B6430" w:rsidRPr="00713ADC" w:rsidRDefault="00B0480A" w:rsidP="00713ADC">
          <w:pPr>
            <w:pStyle w:val="TOC1"/>
            <w:rPr>
              <w:rFonts w:eastAsiaTheme="minorEastAsia"/>
              <w:noProof/>
            </w:rPr>
          </w:pPr>
          <w:r w:rsidRPr="00713ADC">
            <w:fldChar w:fldCharType="begin"/>
          </w:r>
          <w:r w:rsidRPr="00713ADC">
            <w:instrText xml:space="preserve"> TOC \o "1-3" \h \z \u </w:instrText>
          </w:r>
          <w:r w:rsidRPr="00713ADC">
            <w:fldChar w:fldCharType="separate"/>
          </w:r>
          <w:hyperlink w:anchor="_Toc143454984" w:history="1">
            <w:r w:rsidR="006B6430" w:rsidRPr="00713ADC">
              <w:rPr>
                <w:rStyle w:val="Hyperlink"/>
                <w:rFonts w:ascii="Times New Roman" w:hAnsi="Times New Roman" w:cs="Times New Roman"/>
                <w:b/>
                <w:bCs/>
                <w:noProof/>
                <w:sz w:val="24"/>
                <w:szCs w:val="24"/>
              </w:rPr>
              <w:t>Executive Summary</w:t>
            </w:r>
            <w:r w:rsidR="006B6430" w:rsidRPr="00713ADC">
              <w:rPr>
                <w:noProof/>
                <w:webHidden/>
              </w:rPr>
              <w:tab/>
            </w:r>
            <w:r w:rsidR="006B6430" w:rsidRPr="00713ADC">
              <w:rPr>
                <w:noProof/>
                <w:webHidden/>
              </w:rPr>
              <w:fldChar w:fldCharType="begin"/>
            </w:r>
            <w:r w:rsidR="006B6430" w:rsidRPr="00713ADC">
              <w:rPr>
                <w:noProof/>
                <w:webHidden/>
              </w:rPr>
              <w:instrText xml:space="preserve"> PAGEREF _Toc143454984 \h </w:instrText>
            </w:r>
            <w:r w:rsidR="006B6430" w:rsidRPr="00713ADC">
              <w:rPr>
                <w:noProof/>
                <w:webHidden/>
              </w:rPr>
            </w:r>
            <w:r w:rsidR="006B6430" w:rsidRPr="00713ADC">
              <w:rPr>
                <w:noProof/>
                <w:webHidden/>
              </w:rPr>
              <w:fldChar w:fldCharType="separate"/>
            </w:r>
            <w:r w:rsidR="006B6430" w:rsidRPr="00713ADC">
              <w:rPr>
                <w:noProof/>
                <w:webHidden/>
              </w:rPr>
              <w:t>3</w:t>
            </w:r>
            <w:r w:rsidR="006B6430" w:rsidRPr="00713ADC">
              <w:rPr>
                <w:noProof/>
                <w:webHidden/>
              </w:rPr>
              <w:fldChar w:fldCharType="end"/>
            </w:r>
          </w:hyperlink>
        </w:p>
        <w:p w14:paraId="43615657" w14:textId="01F4B043" w:rsidR="006B6430" w:rsidRPr="00713ADC" w:rsidRDefault="00000000" w:rsidP="00713ADC">
          <w:pPr>
            <w:pStyle w:val="TOC1"/>
            <w:rPr>
              <w:rFonts w:eastAsiaTheme="minorEastAsia"/>
              <w:noProof/>
            </w:rPr>
          </w:pPr>
          <w:hyperlink w:anchor="_Toc143454985" w:history="1">
            <w:r w:rsidR="006B6430" w:rsidRPr="00713ADC">
              <w:rPr>
                <w:rStyle w:val="Hyperlink"/>
                <w:rFonts w:ascii="Times New Roman" w:hAnsi="Times New Roman" w:cs="Times New Roman"/>
                <w:b/>
                <w:bCs/>
                <w:noProof/>
                <w:sz w:val="24"/>
                <w:szCs w:val="24"/>
              </w:rPr>
              <w:t>Introduction</w:t>
            </w:r>
            <w:r w:rsidR="006B6430" w:rsidRPr="00713ADC">
              <w:rPr>
                <w:noProof/>
                <w:webHidden/>
              </w:rPr>
              <w:tab/>
            </w:r>
            <w:r w:rsidR="006B6430" w:rsidRPr="00713ADC">
              <w:rPr>
                <w:noProof/>
                <w:webHidden/>
              </w:rPr>
              <w:fldChar w:fldCharType="begin"/>
            </w:r>
            <w:r w:rsidR="006B6430" w:rsidRPr="00713ADC">
              <w:rPr>
                <w:noProof/>
                <w:webHidden/>
              </w:rPr>
              <w:instrText xml:space="preserve"> PAGEREF _Toc143454985 \h </w:instrText>
            </w:r>
            <w:r w:rsidR="006B6430" w:rsidRPr="00713ADC">
              <w:rPr>
                <w:noProof/>
                <w:webHidden/>
              </w:rPr>
            </w:r>
            <w:r w:rsidR="006B6430" w:rsidRPr="00713ADC">
              <w:rPr>
                <w:noProof/>
                <w:webHidden/>
              </w:rPr>
              <w:fldChar w:fldCharType="separate"/>
            </w:r>
            <w:r w:rsidR="006B6430" w:rsidRPr="00713ADC">
              <w:rPr>
                <w:noProof/>
                <w:webHidden/>
              </w:rPr>
              <w:t>4</w:t>
            </w:r>
            <w:r w:rsidR="006B6430" w:rsidRPr="00713ADC">
              <w:rPr>
                <w:noProof/>
                <w:webHidden/>
              </w:rPr>
              <w:fldChar w:fldCharType="end"/>
            </w:r>
          </w:hyperlink>
        </w:p>
        <w:p w14:paraId="083A1BFA" w14:textId="03E5EFDC" w:rsidR="006B6430" w:rsidRPr="00713ADC" w:rsidRDefault="00000000" w:rsidP="00713ADC">
          <w:pPr>
            <w:pStyle w:val="TOC2"/>
            <w:tabs>
              <w:tab w:val="right" w:leader="dot" w:pos="9350"/>
            </w:tabs>
            <w:spacing w:line="480" w:lineRule="auto"/>
            <w:rPr>
              <w:rFonts w:ascii="Times New Roman" w:eastAsiaTheme="minorEastAsia" w:hAnsi="Times New Roman" w:cs="Times New Roman"/>
              <w:noProof/>
              <w:sz w:val="24"/>
              <w:szCs w:val="24"/>
            </w:rPr>
          </w:pPr>
          <w:hyperlink w:anchor="_Toc143454986" w:history="1">
            <w:r w:rsidR="006B6430" w:rsidRPr="00713ADC">
              <w:rPr>
                <w:rStyle w:val="Hyperlink"/>
                <w:rFonts w:ascii="Times New Roman" w:hAnsi="Times New Roman" w:cs="Times New Roman"/>
                <w:noProof/>
                <w:sz w:val="24"/>
                <w:szCs w:val="24"/>
              </w:rPr>
              <w:t>Background</w:t>
            </w:r>
            <w:r w:rsidR="006B6430" w:rsidRPr="00713ADC">
              <w:rPr>
                <w:rFonts w:ascii="Times New Roman" w:hAnsi="Times New Roman" w:cs="Times New Roman"/>
                <w:noProof/>
                <w:webHidden/>
                <w:sz w:val="24"/>
                <w:szCs w:val="24"/>
              </w:rPr>
              <w:tab/>
            </w:r>
            <w:r w:rsidR="006B6430" w:rsidRPr="00713ADC">
              <w:rPr>
                <w:rFonts w:ascii="Times New Roman" w:hAnsi="Times New Roman" w:cs="Times New Roman"/>
                <w:noProof/>
                <w:webHidden/>
                <w:sz w:val="24"/>
                <w:szCs w:val="24"/>
              </w:rPr>
              <w:fldChar w:fldCharType="begin"/>
            </w:r>
            <w:r w:rsidR="006B6430" w:rsidRPr="00713ADC">
              <w:rPr>
                <w:rFonts w:ascii="Times New Roman" w:hAnsi="Times New Roman" w:cs="Times New Roman"/>
                <w:noProof/>
                <w:webHidden/>
                <w:sz w:val="24"/>
                <w:szCs w:val="24"/>
              </w:rPr>
              <w:instrText xml:space="preserve"> PAGEREF _Toc143454986 \h </w:instrText>
            </w:r>
            <w:r w:rsidR="006B6430" w:rsidRPr="00713ADC">
              <w:rPr>
                <w:rFonts w:ascii="Times New Roman" w:hAnsi="Times New Roman" w:cs="Times New Roman"/>
                <w:noProof/>
                <w:webHidden/>
                <w:sz w:val="24"/>
                <w:szCs w:val="24"/>
              </w:rPr>
            </w:r>
            <w:r w:rsidR="006B6430" w:rsidRPr="00713ADC">
              <w:rPr>
                <w:rFonts w:ascii="Times New Roman" w:hAnsi="Times New Roman" w:cs="Times New Roman"/>
                <w:noProof/>
                <w:webHidden/>
                <w:sz w:val="24"/>
                <w:szCs w:val="24"/>
              </w:rPr>
              <w:fldChar w:fldCharType="separate"/>
            </w:r>
            <w:r w:rsidR="006B6430" w:rsidRPr="00713ADC">
              <w:rPr>
                <w:rFonts w:ascii="Times New Roman" w:hAnsi="Times New Roman" w:cs="Times New Roman"/>
                <w:noProof/>
                <w:webHidden/>
                <w:sz w:val="24"/>
                <w:szCs w:val="24"/>
              </w:rPr>
              <w:t>4</w:t>
            </w:r>
            <w:r w:rsidR="006B6430" w:rsidRPr="00713ADC">
              <w:rPr>
                <w:rFonts w:ascii="Times New Roman" w:hAnsi="Times New Roman" w:cs="Times New Roman"/>
                <w:noProof/>
                <w:webHidden/>
                <w:sz w:val="24"/>
                <w:szCs w:val="24"/>
              </w:rPr>
              <w:fldChar w:fldCharType="end"/>
            </w:r>
          </w:hyperlink>
        </w:p>
        <w:p w14:paraId="38500D87" w14:textId="0069E49B" w:rsidR="006B6430" w:rsidRPr="00713ADC" w:rsidRDefault="00000000" w:rsidP="00713ADC">
          <w:pPr>
            <w:pStyle w:val="TOC2"/>
            <w:tabs>
              <w:tab w:val="right" w:leader="dot" w:pos="9350"/>
            </w:tabs>
            <w:spacing w:line="480" w:lineRule="auto"/>
            <w:rPr>
              <w:rFonts w:ascii="Times New Roman" w:eastAsiaTheme="minorEastAsia" w:hAnsi="Times New Roman" w:cs="Times New Roman"/>
              <w:noProof/>
              <w:sz w:val="24"/>
              <w:szCs w:val="24"/>
            </w:rPr>
          </w:pPr>
          <w:hyperlink w:anchor="_Toc143454987" w:history="1">
            <w:r w:rsidR="006B6430" w:rsidRPr="00713ADC">
              <w:rPr>
                <w:rStyle w:val="Hyperlink"/>
                <w:rFonts w:ascii="Times New Roman" w:hAnsi="Times New Roman" w:cs="Times New Roman"/>
                <w:noProof/>
                <w:sz w:val="24"/>
                <w:szCs w:val="24"/>
              </w:rPr>
              <w:t>Problem Statement</w:t>
            </w:r>
            <w:r w:rsidR="006B6430" w:rsidRPr="00713ADC">
              <w:rPr>
                <w:rFonts w:ascii="Times New Roman" w:hAnsi="Times New Roman" w:cs="Times New Roman"/>
                <w:noProof/>
                <w:webHidden/>
                <w:sz w:val="24"/>
                <w:szCs w:val="24"/>
              </w:rPr>
              <w:tab/>
            </w:r>
            <w:r w:rsidR="006B6430" w:rsidRPr="00713ADC">
              <w:rPr>
                <w:rFonts w:ascii="Times New Roman" w:hAnsi="Times New Roman" w:cs="Times New Roman"/>
                <w:noProof/>
                <w:webHidden/>
                <w:sz w:val="24"/>
                <w:szCs w:val="24"/>
              </w:rPr>
              <w:fldChar w:fldCharType="begin"/>
            </w:r>
            <w:r w:rsidR="006B6430" w:rsidRPr="00713ADC">
              <w:rPr>
                <w:rFonts w:ascii="Times New Roman" w:hAnsi="Times New Roman" w:cs="Times New Roman"/>
                <w:noProof/>
                <w:webHidden/>
                <w:sz w:val="24"/>
                <w:szCs w:val="24"/>
              </w:rPr>
              <w:instrText xml:space="preserve"> PAGEREF _Toc143454987 \h </w:instrText>
            </w:r>
            <w:r w:rsidR="006B6430" w:rsidRPr="00713ADC">
              <w:rPr>
                <w:rFonts w:ascii="Times New Roman" w:hAnsi="Times New Roman" w:cs="Times New Roman"/>
                <w:noProof/>
                <w:webHidden/>
                <w:sz w:val="24"/>
                <w:szCs w:val="24"/>
              </w:rPr>
            </w:r>
            <w:r w:rsidR="006B6430" w:rsidRPr="00713ADC">
              <w:rPr>
                <w:rFonts w:ascii="Times New Roman" w:hAnsi="Times New Roman" w:cs="Times New Roman"/>
                <w:noProof/>
                <w:webHidden/>
                <w:sz w:val="24"/>
                <w:szCs w:val="24"/>
              </w:rPr>
              <w:fldChar w:fldCharType="separate"/>
            </w:r>
            <w:r w:rsidR="006B6430" w:rsidRPr="00713ADC">
              <w:rPr>
                <w:rFonts w:ascii="Times New Roman" w:hAnsi="Times New Roman" w:cs="Times New Roman"/>
                <w:noProof/>
                <w:webHidden/>
                <w:sz w:val="24"/>
                <w:szCs w:val="24"/>
              </w:rPr>
              <w:t>4</w:t>
            </w:r>
            <w:r w:rsidR="006B6430" w:rsidRPr="00713ADC">
              <w:rPr>
                <w:rFonts w:ascii="Times New Roman" w:hAnsi="Times New Roman" w:cs="Times New Roman"/>
                <w:noProof/>
                <w:webHidden/>
                <w:sz w:val="24"/>
                <w:szCs w:val="24"/>
              </w:rPr>
              <w:fldChar w:fldCharType="end"/>
            </w:r>
          </w:hyperlink>
        </w:p>
        <w:p w14:paraId="7223C75C" w14:textId="167D043A" w:rsidR="006B6430" w:rsidRPr="00713ADC" w:rsidRDefault="00000000" w:rsidP="00713ADC">
          <w:pPr>
            <w:pStyle w:val="TOC2"/>
            <w:tabs>
              <w:tab w:val="right" w:leader="dot" w:pos="9350"/>
            </w:tabs>
            <w:spacing w:line="480" w:lineRule="auto"/>
            <w:rPr>
              <w:rFonts w:ascii="Times New Roman" w:eastAsiaTheme="minorEastAsia" w:hAnsi="Times New Roman" w:cs="Times New Roman"/>
              <w:noProof/>
              <w:sz w:val="24"/>
              <w:szCs w:val="24"/>
            </w:rPr>
          </w:pPr>
          <w:hyperlink w:anchor="_Toc143454988" w:history="1">
            <w:r w:rsidR="006B6430" w:rsidRPr="00713ADC">
              <w:rPr>
                <w:rStyle w:val="Hyperlink"/>
                <w:rFonts w:ascii="Times New Roman" w:hAnsi="Times New Roman" w:cs="Times New Roman"/>
                <w:noProof/>
                <w:sz w:val="24"/>
                <w:szCs w:val="24"/>
              </w:rPr>
              <w:t>Objectives and Metrics</w:t>
            </w:r>
            <w:r w:rsidR="006B6430" w:rsidRPr="00713ADC">
              <w:rPr>
                <w:rFonts w:ascii="Times New Roman" w:hAnsi="Times New Roman" w:cs="Times New Roman"/>
                <w:noProof/>
                <w:webHidden/>
                <w:sz w:val="24"/>
                <w:szCs w:val="24"/>
              </w:rPr>
              <w:tab/>
            </w:r>
            <w:r w:rsidR="006B6430" w:rsidRPr="00713ADC">
              <w:rPr>
                <w:rFonts w:ascii="Times New Roman" w:hAnsi="Times New Roman" w:cs="Times New Roman"/>
                <w:noProof/>
                <w:webHidden/>
                <w:sz w:val="24"/>
                <w:szCs w:val="24"/>
              </w:rPr>
              <w:fldChar w:fldCharType="begin"/>
            </w:r>
            <w:r w:rsidR="006B6430" w:rsidRPr="00713ADC">
              <w:rPr>
                <w:rFonts w:ascii="Times New Roman" w:hAnsi="Times New Roman" w:cs="Times New Roman"/>
                <w:noProof/>
                <w:webHidden/>
                <w:sz w:val="24"/>
                <w:szCs w:val="24"/>
              </w:rPr>
              <w:instrText xml:space="preserve"> PAGEREF _Toc143454988 \h </w:instrText>
            </w:r>
            <w:r w:rsidR="006B6430" w:rsidRPr="00713ADC">
              <w:rPr>
                <w:rFonts w:ascii="Times New Roman" w:hAnsi="Times New Roman" w:cs="Times New Roman"/>
                <w:noProof/>
                <w:webHidden/>
                <w:sz w:val="24"/>
                <w:szCs w:val="24"/>
              </w:rPr>
            </w:r>
            <w:r w:rsidR="006B6430" w:rsidRPr="00713ADC">
              <w:rPr>
                <w:rFonts w:ascii="Times New Roman" w:hAnsi="Times New Roman" w:cs="Times New Roman"/>
                <w:noProof/>
                <w:webHidden/>
                <w:sz w:val="24"/>
                <w:szCs w:val="24"/>
              </w:rPr>
              <w:fldChar w:fldCharType="separate"/>
            </w:r>
            <w:r w:rsidR="006B6430" w:rsidRPr="00713ADC">
              <w:rPr>
                <w:rFonts w:ascii="Times New Roman" w:hAnsi="Times New Roman" w:cs="Times New Roman"/>
                <w:noProof/>
                <w:webHidden/>
                <w:sz w:val="24"/>
                <w:szCs w:val="24"/>
              </w:rPr>
              <w:t>5</w:t>
            </w:r>
            <w:r w:rsidR="006B6430" w:rsidRPr="00713ADC">
              <w:rPr>
                <w:rFonts w:ascii="Times New Roman" w:hAnsi="Times New Roman" w:cs="Times New Roman"/>
                <w:noProof/>
                <w:webHidden/>
                <w:sz w:val="24"/>
                <w:szCs w:val="24"/>
              </w:rPr>
              <w:fldChar w:fldCharType="end"/>
            </w:r>
          </w:hyperlink>
        </w:p>
        <w:p w14:paraId="61A41406" w14:textId="7CD00288" w:rsidR="006B6430" w:rsidRPr="00713ADC" w:rsidRDefault="00000000" w:rsidP="00713ADC">
          <w:pPr>
            <w:pStyle w:val="TOC2"/>
            <w:tabs>
              <w:tab w:val="right" w:leader="dot" w:pos="9350"/>
            </w:tabs>
            <w:spacing w:line="480" w:lineRule="auto"/>
            <w:rPr>
              <w:rFonts w:ascii="Times New Roman" w:eastAsiaTheme="minorEastAsia" w:hAnsi="Times New Roman" w:cs="Times New Roman"/>
              <w:noProof/>
              <w:sz w:val="24"/>
              <w:szCs w:val="24"/>
            </w:rPr>
          </w:pPr>
          <w:hyperlink w:anchor="_Toc143454989" w:history="1">
            <w:r w:rsidR="006B6430" w:rsidRPr="00713ADC">
              <w:rPr>
                <w:rStyle w:val="Hyperlink"/>
                <w:rFonts w:ascii="Times New Roman" w:hAnsi="Times New Roman" w:cs="Times New Roman"/>
                <w:noProof/>
                <w:sz w:val="24"/>
                <w:szCs w:val="24"/>
              </w:rPr>
              <w:t>Assumptions and Limitations</w:t>
            </w:r>
            <w:r w:rsidR="006B6430" w:rsidRPr="00713ADC">
              <w:rPr>
                <w:rFonts w:ascii="Times New Roman" w:hAnsi="Times New Roman" w:cs="Times New Roman"/>
                <w:noProof/>
                <w:webHidden/>
                <w:sz w:val="24"/>
                <w:szCs w:val="24"/>
              </w:rPr>
              <w:tab/>
            </w:r>
            <w:r w:rsidR="006B6430" w:rsidRPr="00713ADC">
              <w:rPr>
                <w:rFonts w:ascii="Times New Roman" w:hAnsi="Times New Roman" w:cs="Times New Roman"/>
                <w:noProof/>
                <w:webHidden/>
                <w:sz w:val="24"/>
                <w:szCs w:val="24"/>
              </w:rPr>
              <w:fldChar w:fldCharType="begin"/>
            </w:r>
            <w:r w:rsidR="006B6430" w:rsidRPr="00713ADC">
              <w:rPr>
                <w:rFonts w:ascii="Times New Roman" w:hAnsi="Times New Roman" w:cs="Times New Roman"/>
                <w:noProof/>
                <w:webHidden/>
                <w:sz w:val="24"/>
                <w:szCs w:val="24"/>
              </w:rPr>
              <w:instrText xml:space="preserve"> PAGEREF _Toc143454989 \h </w:instrText>
            </w:r>
            <w:r w:rsidR="006B6430" w:rsidRPr="00713ADC">
              <w:rPr>
                <w:rFonts w:ascii="Times New Roman" w:hAnsi="Times New Roman" w:cs="Times New Roman"/>
                <w:noProof/>
                <w:webHidden/>
                <w:sz w:val="24"/>
                <w:szCs w:val="24"/>
              </w:rPr>
            </w:r>
            <w:r w:rsidR="006B6430" w:rsidRPr="00713ADC">
              <w:rPr>
                <w:rFonts w:ascii="Times New Roman" w:hAnsi="Times New Roman" w:cs="Times New Roman"/>
                <w:noProof/>
                <w:webHidden/>
                <w:sz w:val="24"/>
                <w:szCs w:val="24"/>
              </w:rPr>
              <w:fldChar w:fldCharType="separate"/>
            </w:r>
            <w:r w:rsidR="006B6430" w:rsidRPr="00713ADC">
              <w:rPr>
                <w:rFonts w:ascii="Times New Roman" w:hAnsi="Times New Roman" w:cs="Times New Roman"/>
                <w:noProof/>
                <w:webHidden/>
                <w:sz w:val="24"/>
                <w:szCs w:val="24"/>
              </w:rPr>
              <w:t>5</w:t>
            </w:r>
            <w:r w:rsidR="006B6430" w:rsidRPr="00713ADC">
              <w:rPr>
                <w:rFonts w:ascii="Times New Roman" w:hAnsi="Times New Roman" w:cs="Times New Roman"/>
                <w:noProof/>
                <w:webHidden/>
                <w:sz w:val="24"/>
                <w:szCs w:val="24"/>
              </w:rPr>
              <w:fldChar w:fldCharType="end"/>
            </w:r>
          </w:hyperlink>
        </w:p>
        <w:p w14:paraId="6EA110E7" w14:textId="1D56C3DD" w:rsidR="006B6430" w:rsidRPr="00713ADC" w:rsidRDefault="00000000" w:rsidP="00713ADC">
          <w:pPr>
            <w:pStyle w:val="TOC2"/>
            <w:tabs>
              <w:tab w:val="right" w:leader="dot" w:pos="9350"/>
            </w:tabs>
            <w:spacing w:line="480" w:lineRule="auto"/>
            <w:rPr>
              <w:rFonts w:ascii="Times New Roman" w:eastAsiaTheme="minorEastAsia" w:hAnsi="Times New Roman" w:cs="Times New Roman"/>
              <w:noProof/>
              <w:sz w:val="24"/>
              <w:szCs w:val="24"/>
            </w:rPr>
          </w:pPr>
          <w:hyperlink w:anchor="_Toc143454990" w:history="1">
            <w:r w:rsidR="006B6430" w:rsidRPr="00713ADC">
              <w:rPr>
                <w:rStyle w:val="Hyperlink"/>
                <w:rFonts w:ascii="Times New Roman" w:hAnsi="Times New Roman" w:cs="Times New Roman"/>
                <w:noProof/>
                <w:sz w:val="24"/>
                <w:szCs w:val="24"/>
              </w:rPr>
              <w:t>Opportunity</w:t>
            </w:r>
            <w:r w:rsidR="006B6430" w:rsidRPr="00713ADC">
              <w:rPr>
                <w:rFonts w:ascii="Times New Roman" w:hAnsi="Times New Roman" w:cs="Times New Roman"/>
                <w:noProof/>
                <w:webHidden/>
                <w:sz w:val="24"/>
                <w:szCs w:val="24"/>
              </w:rPr>
              <w:tab/>
            </w:r>
            <w:r w:rsidR="006B6430" w:rsidRPr="00713ADC">
              <w:rPr>
                <w:rFonts w:ascii="Times New Roman" w:hAnsi="Times New Roman" w:cs="Times New Roman"/>
                <w:noProof/>
                <w:webHidden/>
                <w:sz w:val="24"/>
                <w:szCs w:val="24"/>
              </w:rPr>
              <w:fldChar w:fldCharType="begin"/>
            </w:r>
            <w:r w:rsidR="006B6430" w:rsidRPr="00713ADC">
              <w:rPr>
                <w:rFonts w:ascii="Times New Roman" w:hAnsi="Times New Roman" w:cs="Times New Roman"/>
                <w:noProof/>
                <w:webHidden/>
                <w:sz w:val="24"/>
                <w:szCs w:val="24"/>
              </w:rPr>
              <w:instrText xml:space="preserve"> PAGEREF _Toc143454990 \h </w:instrText>
            </w:r>
            <w:r w:rsidR="006B6430" w:rsidRPr="00713ADC">
              <w:rPr>
                <w:rFonts w:ascii="Times New Roman" w:hAnsi="Times New Roman" w:cs="Times New Roman"/>
                <w:noProof/>
                <w:webHidden/>
                <w:sz w:val="24"/>
                <w:szCs w:val="24"/>
              </w:rPr>
            </w:r>
            <w:r w:rsidR="006B6430" w:rsidRPr="00713ADC">
              <w:rPr>
                <w:rFonts w:ascii="Times New Roman" w:hAnsi="Times New Roman" w:cs="Times New Roman"/>
                <w:noProof/>
                <w:webHidden/>
                <w:sz w:val="24"/>
                <w:szCs w:val="24"/>
              </w:rPr>
              <w:fldChar w:fldCharType="separate"/>
            </w:r>
            <w:r w:rsidR="006B6430" w:rsidRPr="00713ADC">
              <w:rPr>
                <w:rFonts w:ascii="Times New Roman" w:hAnsi="Times New Roman" w:cs="Times New Roman"/>
                <w:noProof/>
                <w:webHidden/>
                <w:sz w:val="24"/>
                <w:szCs w:val="24"/>
              </w:rPr>
              <w:t>6</w:t>
            </w:r>
            <w:r w:rsidR="006B6430" w:rsidRPr="00713ADC">
              <w:rPr>
                <w:rFonts w:ascii="Times New Roman" w:hAnsi="Times New Roman" w:cs="Times New Roman"/>
                <w:noProof/>
                <w:webHidden/>
                <w:sz w:val="24"/>
                <w:szCs w:val="24"/>
              </w:rPr>
              <w:fldChar w:fldCharType="end"/>
            </w:r>
          </w:hyperlink>
        </w:p>
        <w:p w14:paraId="34126F3F" w14:textId="1533A7DD" w:rsidR="006B6430" w:rsidRPr="00713ADC" w:rsidRDefault="00000000" w:rsidP="00713ADC">
          <w:pPr>
            <w:pStyle w:val="TOC2"/>
            <w:tabs>
              <w:tab w:val="right" w:leader="dot" w:pos="9350"/>
            </w:tabs>
            <w:spacing w:line="480" w:lineRule="auto"/>
            <w:rPr>
              <w:rFonts w:ascii="Times New Roman" w:eastAsiaTheme="minorEastAsia" w:hAnsi="Times New Roman" w:cs="Times New Roman"/>
              <w:noProof/>
              <w:sz w:val="24"/>
              <w:szCs w:val="24"/>
            </w:rPr>
          </w:pPr>
          <w:hyperlink w:anchor="_Toc143454991" w:history="1">
            <w:r w:rsidR="006B6430" w:rsidRPr="00713ADC">
              <w:rPr>
                <w:rStyle w:val="Hyperlink"/>
                <w:rFonts w:ascii="Times New Roman" w:hAnsi="Times New Roman" w:cs="Times New Roman"/>
                <w:noProof/>
                <w:sz w:val="24"/>
                <w:szCs w:val="24"/>
              </w:rPr>
              <w:t>Target Client</w:t>
            </w:r>
            <w:r w:rsidR="006B6430" w:rsidRPr="00713ADC">
              <w:rPr>
                <w:rFonts w:ascii="Times New Roman" w:hAnsi="Times New Roman" w:cs="Times New Roman"/>
                <w:noProof/>
                <w:webHidden/>
                <w:sz w:val="24"/>
                <w:szCs w:val="24"/>
              </w:rPr>
              <w:tab/>
            </w:r>
            <w:r w:rsidR="006B6430" w:rsidRPr="00713ADC">
              <w:rPr>
                <w:rFonts w:ascii="Times New Roman" w:hAnsi="Times New Roman" w:cs="Times New Roman"/>
                <w:noProof/>
                <w:webHidden/>
                <w:sz w:val="24"/>
                <w:szCs w:val="24"/>
              </w:rPr>
              <w:fldChar w:fldCharType="begin"/>
            </w:r>
            <w:r w:rsidR="006B6430" w:rsidRPr="00713ADC">
              <w:rPr>
                <w:rFonts w:ascii="Times New Roman" w:hAnsi="Times New Roman" w:cs="Times New Roman"/>
                <w:noProof/>
                <w:webHidden/>
                <w:sz w:val="24"/>
                <w:szCs w:val="24"/>
              </w:rPr>
              <w:instrText xml:space="preserve"> PAGEREF _Toc143454991 \h </w:instrText>
            </w:r>
            <w:r w:rsidR="006B6430" w:rsidRPr="00713ADC">
              <w:rPr>
                <w:rFonts w:ascii="Times New Roman" w:hAnsi="Times New Roman" w:cs="Times New Roman"/>
                <w:noProof/>
                <w:webHidden/>
                <w:sz w:val="24"/>
                <w:szCs w:val="24"/>
              </w:rPr>
            </w:r>
            <w:r w:rsidR="006B6430" w:rsidRPr="00713ADC">
              <w:rPr>
                <w:rFonts w:ascii="Times New Roman" w:hAnsi="Times New Roman" w:cs="Times New Roman"/>
                <w:noProof/>
                <w:webHidden/>
                <w:sz w:val="24"/>
                <w:szCs w:val="24"/>
              </w:rPr>
              <w:fldChar w:fldCharType="separate"/>
            </w:r>
            <w:r w:rsidR="006B6430" w:rsidRPr="00713ADC">
              <w:rPr>
                <w:rFonts w:ascii="Times New Roman" w:hAnsi="Times New Roman" w:cs="Times New Roman"/>
                <w:noProof/>
                <w:webHidden/>
                <w:sz w:val="24"/>
                <w:szCs w:val="24"/>
              </w:rPr>
              <w:t>6</w:t>
            </w:r>
            <w:r w:rsidR="006B6430" w:rsidRPr="00713ADC">
              <w:rPr>
                <w:rFonts w:ascii="Times New Roman" w:hAnsi="Times New Roman" w:cs="Times New Roman"/>
                <w:noProof/>
                <w:webHidden/>
                <w:sz w:val="24"/>
                <w:szCs w:val="24"/>
              </w:rPr>
              <w:fldChar w:fldCharType="end"/>
            </w:r>
          </w:hyperlink>
        </w:p>
        <w:p w14:paraId="42428B25" w14:textId="5D34C261" w:rsidR="006B6430" w:rsidRPr="00713ADC" w:rsidRDefault="00000000" w:rsidP="00713ADC">
          <w:pPr>
            <w:pStyle w:val="TOC1"/>
            <w:rPr>
              <w:rFonts w:eastAsiaTheme="minorEastAsia"/>
              <w:noProof/>
            </w:rPr>
          </w:pPr>
          <w:hyperlink w:anchor="_Toc143454992" w:history="1">
            <w:r w:rsidR="006B6430" w:rsidRPr="00713ADC">
              <w:rPr>
                <w:rStyle w:val="Hyperlink"/>
                <w:rFonts w:ascii="Times New Roman" w:hAnsi="Times New Roman" w:cs="Times New Roman"/>
                <w:b/>
                <w:bCs/>
                <w:noProof/>
                <w:sz w:val="24"/>
                <w:szCs w:val="24"/>
              </w:rPr>
              <w:t>Model Governance</w:t>
            </w:r>
            <w:r w:rsidR="006B6430" w:rsidRPr="00713ADC">
              <w:rPr>
                <w:noProof/>
                <w:webHidden/>
              </w:rPr>
              <w:tab/>
            </w:r>
            <w:r w:rsidR="006B6430" w:rsidRPr="00713ADC">
              <w:rPr>
                <w:noProof/>
                <w:webHidden/>
              </w:rPr>
              <w:fldChar w:fldCharType="begin"/>
            </w:r>
            <w:r w:rsidR="006B6430" w:rsidRPr="00713ADC">
              <w:rPr>
                <w:noProof/>
                <w:webHidden/>
              </w:rPr>
              <w:instrText xml:space="preserve"> PAGEREF _Toc143454992 \h </w:instrText>
            </w:r>
            <w:r w:rsidR="006B6430" w:rsidRPr="00713ADC">
              <w:rPr>
                <w:noProof/>
                <w:webHidden/>
              </w:rPr>
            </w:r>
            <w:r w:rsidR="006B6430" w:rsidRPr="00713ADC">
              <w:rPr>
                <w:noProof/>
                <w:webHidden/>
              </w:rPr>
              <w:fldChar w:fldCharType="separate"/>
            </w:r>
            <w:r w:rsidR="006B6430" w:rsidRPr="00713ADC">
              <w:rPr>
                <w:noProof/>
                <w:webHidden/>
              </w:rPr>
              <w:t>7</w:t>
            </w:r>
            <w:r w:rsidR="006B6430" w:rsidRPr="00713ADC">
              <w:rPr>
                <w:noProof/>
                <w:webHidden/>
              </w:rPr>
              <w:fldChar w:fldCharType="end"/>
            </w:r>
          </w:hyperlink>
        </w:p>
        <w:p w14:paraId="0DE0DA51" w14:textId="1FA07701" w:rsidR="006B6430" w:rsidRPr="00713ADC" w:rsidRDefault="00000000" w:rsidP="00713ADC">
          <w:pPr>
            <w:pStyle w:val="TOC1"/>
            <w:rPr>
              <w:rFonts w:eastAsiaTheme="minorEastAsia"/>
              <w:noProof/>
            </w:rPr>
          </w:pPr>
          <w:hyperlink w:anchor="_Toc143454993" w:history="1">
            <w:r w:rsidR="006B6430" w:rsidRPr="00713ADC">
              <w:rPr>
                <w:rStyle w:val="Hyperlink"/>
                <w:rFonts w:ascii="Times New Roman" w:hAnsi="Times New Roman" w:cs="Times New Roman"/>
                <w:b/>
                <w:bCs/>
                <w:noProof/>
                <w:sz w:val="24"/>
                <w:szCs w:val="24"/>
              </w:rPr>
              <w:t>Data Sources</w:t>
            </w:r>
            <w:r w:rsidR="006B6430" w:rsidRPr="00713ADC">
              <w:rPr>
                <w:noProof/>
                <w:webHidden/>
              </w:rPr>
              <w:tab/>
            </w:r>
            <w:r w:rsidR="006B6430" w:rsidRPr="00713ADC">
              <w:rPr>
                <w:noProof/>
                <w:webHidden/>
              </w:rPr>
              <w:fldChar w:fldCharType="begin"/>
            </w:r>
            <w:r w:rsidR="006B6430" w:rsidRPr="00713ADC">
              <w:rPr>
                <w:noProof/>
                <w:webHidden/>
              </w:rPr>
              <w:instrText xml:space="preserve"> PAGEREF _Toc143454993 \h </w:instrText>
            </w:r>
            <w:r w:rsidR="006B6430" w:rsidRPr="00713ADC">
              <w:rPr>
                <w:noProof/>
                <w:webHidden/>
              </w:rPr>
            </w:r>
            <w:r w:rsidR="006B6430" w:rsidRPr="00713ADC">
              <w:rPr>
                <w:noProof/>
                <w:webHidden/>
              </w:rPr>
              <w:fldChar w:fldCharType="separate"/>
            </w:r>
            <w:r w:rsidR="006B6430" w:rsidRPr="00713ADC">
              <w:rPr>
                <w:noProof/>
                <w:webHidden/>
              </w:rPr>
              <w:t>8</w:t>
            </w:r>
            <w:r w:rsidR="006B6430" w:rsidRPr="00713ADC">
              <w:rPr>
                <w:noProof/>
                <w:webHidden/>
              </w:rPr>
              <w:fldChar w:fldCharType="end"/>
            </w:r>
          </w:hyperlink>
        </w:p>
        <w:p w14:paraId="06242108" w14:textId="45C85EC3" w:rsidR="006B6430" w:rsidRPr="00713ADC" w:rsidRDefault="00000000" w:rsidP="00713ADC">
          <w:pPr>
            <w:pStyle w:val="TOC2"/>
            <w:tabs>
              <w:tab w:val="right" w:leader="dot" w:pos="9350"/>
            </w:tabs>
            <w:spacing w:line="480" w:lineRule="auto"/>
            <w:rPr>
              <w:rFonts w:ascii="Times New Roman" w:eastAsiaTheme="minorEastAsia" w:hAnsi="Times New Roman" w:cs="Times New Roman"/>
              <w:noProof/>
              <w:sz w:val="24"/>
              <w:szCs w:val="24"/>
            </w:rPr>
          </w:pPr>
          <w:hyperlink w:anchor="_Toc143454994" w:history="1">
            <w:r w:rsidR="006B6430" w:rsidRPr="00713ADC">
              <w:rPr>
                <w:rStyle w:val="Hyperlink"/>
                <w:rFonts w:ascii="Times New Roman" w:hAnsi="Times New Roman" w:cs="Times New Roman"/>
                <w:noProof/>
                <w:sz w:val="24"/>
                <w:szCs w:val="24"/>
              </w:rPr>
              <w:t>Dataset Introduction</w:t>
            </w:r>
            <w:r w:rsidR="006B6430" w:rsidRPr="00713ADC">
              <w:rPr>
                <w:rFonts w:ascii="Times New Roman" w:hAnsi="Times New Roman" w:cs="Times New Roman"/>
                <w:noProof/>
                <w:webHidden/>
                <w:sz w:val="24"/>
                <w:szCs w:val="24"/>
              </w:rPr>
              <w:tab/>
            </w:r>
            <w:r w:rsidR="006B6430" w:rsidRPr="00713ADC">
              <w:rPr>
                <w:rFonts w:ascii="Times New Roman" w:hAnsi="Times New Roman" w:cs="Times New Roman"/>
                <w:noProof/>
                <w:webHidden/>
                <w:sz w:val="24"/>
                <w:szCs w:val="24"/>
              </w:rPr>
              <w:fldChar w:fldCharType="begin"/>
            </w:r>
            <w:r w:rsidR="006B6430" w:rsidRPr="00713ADC">
              <w:rPr>
                <w:rFonts w:ascii="Times New Roman" w:hAnsi="Times New Roman" w:cs="Times New Roman"/>
                <w:noProof/>
                <w:webHidden/>
                <w:sz w:val="24"/>
                <w:szCs w:val="24"/>
              </w:rPr>
              <w:instrText xml:space="preserve"> PAGEREF _Toc143454994 \h </w:instrText>
            </w:r>
            <w:r w:rsidR="006B6430" w:rsidRPr="00713ADC">
              <w:rPr>
                <w:rFonts w:ascii="Times New Roman" w:hAnsi="Times New Roman" w:cs="Times New Roman"/>
                <w:noProof/>
                <w:webHidden/>
                <w:sz w:val="24"/>
                <w:szCs w:val="24"/>
              </w:rPr>
            </w:r>
            <w:r w:rsidR="006B6430" w:rsidRPr="00713ADC">
              <w:rPr>
                <w:rFonts w:ascii="Times New Roman" w:hAnsi="Times New Roman" w:cs="Times New Roman"/>
                <w:noProof/>
                <w:webHidden/>
                <w:sz w:val="24"/>
                <w:szCs w:val="24"/>
              </w:rPr>
              <w:fldChar w:fldCharType="separate"/>
            </w:r>
            <w:r w:rsidR="006B6430" w:rsidRPr="00713ADC">
              <w:rPr>
                <w:rFonts w:ascii="Times New Roman" w:hAnsi="Times New Roman" w:cs="Times New Roman"/>
                <w:noProof/>
                <w:webHidden/>
                <w:sz w:val="24"/>
                <w:szCs w:val="24"/>
              </w:rPr>
              <w:t>8</w:t>
            </w:r>
            <w:r w:rsidR="006B6430" w:rsidRPr="00713ADC">
              <w:rPr>
                <w:rFonts w:ascii="Times New Roman" w:hAnsi="Times New Roman" w:cs="Times New Roman"/>
                <w:noProof/>
                <w:webHidden/>
                <w:sz w:val="24"/>
                <w:szCs w:val="24"/>
              </w:rPr>
              <w:fldChar w:fldCharType="end"/>
            </w:r>
          </w:hyperlink>
        </w:p>
        <w:p w14:paraId="3313EDF3" w14:textId="7FC552A4" w:rsidR="006B6430" w:rsidRPr="00713ADC" w:rsidRDefault="00000000" w:rsidP="00713ADC">
          <w:pPr>
            <w:pStyle w:val="TOC2"/>
            <w:tabs>
              <w:tab w:val="right" w:leader="dot" w:pos="9350"/>
            </w:tabs>
            <w:spacing w:line="480" w:lineRule="auto"/>
            <w:rPr>
              <w:rFonts w:ascii="Times New Roman" w:eastAsiaTheme="minorEastAsia" w:hAnsi="Times New Roman" w:cs="Times New Roman"/>
              <w:noProof/>
              <w:sz w:val="24"/>
              <w:szCs w:val="24"/>
            </w:rPr>
          </w:pPr>
          <w:hyperlink w:anchor="_Toc143454995" w:history="1">
            <w:r w:rsidR="006B6430" w:rsidRPr="00713ADC">
              <w:rPr>
                <w:rStyle w:val="Hyperlink"/>
                <w:rFonts w:ascii="Times New Roman" w:hAnsi="Times New Roman" w:cs="Times New Roman"/>
                <w:noProof/>
                <w:sz w:val="24"/>
                <w:szCs w:val="24"/>
              </w:rPr>
              <w:t>Exclusions</w:t>
            </w:r>
            <w:r w:rsidR="006B6430" w:rsidRPr="00713ADC">
              <w:rPr>
                <w:rFonts w:ascii="Times New Roman" w:hAnsi="Times New Roman" w:cs="Times New Roman"/>
                <w:noProof/>
                <w:webHidden/>
                <w:sz w:val="24"/>
                <w:szCs w:val="24"/>
              </w:rPr>
              <w:tab/>
            </w:r>
            <w:r w:rsidR="006B6430" w:rsidRPr="00713ADC">
              <w:rPr>
                <w:rFonts w:ascii="Times New Roman" w:hAnsi="Times New Roman" w:cs="Times New Roman"/>
                <w:noProof/>
                <w:webHidden/>
                <w:sz w:val="24"/>
                <w:szCs w:val="24"/>
              </w:rPr>
              <w:fldChar w:fldCharType="begin"/>
            </w:r>
            <w:r w:rsidR="006B6430" w:rsidRPr="00713ADC">
              <w:rPr>
                <w:rFonts w:ascii="Times New Roman" w:hAnsi="Times New Roman" w:cs="Times New Roman"/>
                <w:noProof/>
                <w:webHidden/>
                <w:sz w:val="24"/>
                <w:szCs w:val="24"/>
              </w:rPr>
              <w:instrText xml:space="preserve"> PAGEREF _Toc143454995 \h </w:instrText>
            </w:r>
            <w:r w:rsidR="006B6430" w:rsidRPr="00713ADC">
              <w:rPr>
                <w:rFonts w:ascii="Times New Roman" w:hAnsi="Times New Roman" w:cs="Times New Roman"/>
                <w:noProof/>
                <w:webHidden/>
                <w:sz w:val="24"/>
                <w:szCs w:val="24"/>
              </w:rPr>
            </w:r>
            <w:r w:rsidR="006B6430" w:rsidRPr="00713ADC">
              <w:rPr>
                <w:rFonts w:ascii="Times New Roman" w:hAnsi="Times New Roman" w:cs="Times New Roman"/>
                <w:noProof/>
                <w:webHidden/>
                <w:sz w:val="24"/>
                <w:szCs w:val="24"/>
              </w:rPr>
              <w:fldChar w:fldCharType="separate"/>
            </w:r>
            <w:r w:rsidR="006B6430" w:rsidRPr="00713ADC">
              <w:rPr>
                <w:rFonts w:ascii="Times New Roman" w:hAnsi="Times New Roman" w:cs="Times New Roman"/>
                <w:noProof/>
                <w:webHidden/>
                <w:sz w:val="24"/>
                <w:szCs w:val="24"/>
              </w:rPr>
              <w:t>8</w:t>
            </w:r>
            <w:r w:rsidR="006B6430" w:rsidRPr="00713ADC">
              <w:rPr>
                <w:rFonts w:ascii="Times New Roman" w:hAnsi="Times New Roman" w:cs="Times New Roman"/>
                <w:noProof/>
                <w:webHidden/>
                <w:sz w:val="24"/>
                <w:szCs w:val="24"/>
              </w:rPr>
              <w:fldChar w:fldCharType="end"/>
            </w:r>
          </w:hyperlink>
        </w:p>
        <w:p w14:paraId="1E9C460A" w14:textId="63834D60" w:rsidR="006B6430" w:rsidRPr="00713ADC" w:rsidRDefault="00000000" w:rsidP="00713ADC">
          <w:pPr>
            <w:pStyle w:val="TOC2"/>
            <w:tabs>
              <w:tab w:val="right" w:leader="dot" w:pos="9350"/>
            </w:tabs>
            <w:spacing w:line="480" w:lineRule="auto"/>
            <w:rPr>
              <w:rFonts w:ascii="Times New Roman" w:eastAsiaTheme="minorEastAsia" w:hAnsi="Times New Roman" w:cs="Times New Roman"/>
              <w:noProof/>
              <w:sz w:val="24"/>
              <w:szCs w:val="24"/>
            </w:rPr>
          </w:pPr>
          <w:hyperlink w:anchor="_Toc143454996" w:history="1">
            <w:r w:rsidR="006B6430" w:rsidRPr="00713ADC">
              <w:rPr>
                <w:rStyle w:val="Hyperlink"/>
                <w:rFonts w:ascii="Times New Roman" w:hAnsi="Times New Roman" w:cs="Times New Roman"/>
                <w:noProof/>
                <w:sz w:val="24"/>
                <w:szCs w:val="24"/>
              </w:rPr>
              <w:t>Data Dictionary</w:t>
            </w:r>
            <w:r w:rsidR="006B6430" w:rsidRPr="00713ADC">
              <w:rPr>
                <w:rFonts w:ascii="Times New Roman" w:hAnsi="Times New Roman" w:cs="Times New Roman"/>
                <w:noProof/>
                <w:webHidden/>
                <w:sz w:val="24"/>
                <w:szCs w:val="24"/>
              </w:rPr>
              <w:tab/>
            </w:r>
            <w:r w:rsidR="006B6430" w:rsidRPr="00713ADC">
              <w:rPr>
                <w:rFonts w:ascii="Times New Roman" w:hAnsi="Times New Roman" w:cs="Times New Roman"/>
                <w:noProof/>
                <w:webHidden/>
                <w:sz w:val="24"/>
                <w:szCs w:val="24"/>
              </w:rPr>
              <w:fldChar w:fldCharType="begin"/>
            </w:r>
            <w:r w:rsidR="006B6430" w:rsidRPr="00713ADC">
              <w:rPr>
                <w:rFonts w:ascii="Times New Roman" w:hAnsi="Times New Roman" w:cs="Times New Roman"/>
                <w:noProof/>
                <w:webHidden/>
                <w:sz w:val="24"/>
                <w:szCs w:val="24"/>
              </w:rPr>
              <w:instrText xml:space="preserve"> PAGEREF _Toc143454996 \h </w:instrText>
            </w:r>
            <w:r w:rsidR="006B6430" w:rsidRPr="00713ADC">
              <w:rPr>
                <w:rFonts w:ascii="Times New Roman" w:hAnsi="Times New Roman" w:cs="Times New Roman"/>
                <w:noProof/>
                <w:webHidden/>
                <w:sz w:val="24"/>
                <w:szCs w:val="24"/>
              </w:rPr>
            </w:r>
            <w:r w:rsidR="006B6430" w:rsidRPr="00713ADC">
              <w:rPr>
                <w:rFonts w:ascii="Times New Roman" w:hAnsi="Times New Roman" w:cs="Times New Roman"/>
                <w:noProof/>
                <w:webHidden/>
                <w:sz w:val="24"/>
                <w:szCs w:val="24"/>
              </w:rPr>
              <w:fldChar w:fldCharType="separate"/>
            </w:r>
            <w:r w:rsidR="006B6430" w:rsidRPr="00713ADC">
              <w:rPr>
                <w:rFonts w:ascii="Times New Roman" w:hAnsi="Times New Roman" w:cs="Times New Roman"/>
                <w:noProof/>
                <w:webHidden/>
                <w:sz w:val="24"/>
                <w:szCs w:val="24"/>
              </w:rPr>
              <w:t>8</w:t>
            </w:r>
            <w:r w:rsidR="006B6430" w:rsidRPr="00713ADC">
              <w:rPr>
                <w:rFonts w:ascii="Times New Roman" w:hAnsi="Times New Roman" w:cs="Times New Roman"/>
                <w:noProof/>
                <w:webHidden/>
                <w:sz w:val="24"/>
                <w:szCs w:val="24"/>
              </w:rPr>
              <w:fldChar w:fldCharType="end"/>
            </w:r>
          </w:hyperlink>
        </w:p>
        <w:p w14:paraId="6C37C166" w14:textId="00A55938" w:rsidR="006B6430" w:rsidRPr="00713ADC" w:rsidRDefault="00000000" w:rsidP="00713ADC">
          <w:pPr>
            <w:pStyle w:val="TOC1"/>
            <w:rPr>
              <w:rFonts w:eastAsiaTheme="minorEastAsia"/>
              <w:noProof/>
            </w:rPr>
          </w:pPr>
          <w:hyperlink w:anchor="_Toc143454997" w:history="1">
            <w:r w:rsidR="006B6430" w:rsidRPr="00713ADC">
              <w:rPr>
                <w:rStyle w:val="Hyperlink"/>
                <w:rFonts w:ascii="Times New Roman" w:hAnsi="Times New Roman" w:cs="Times New Roman"/>
                <w:b/>
                <w:bCs/>
                <w:noProof/>
                <w:sz w:val="24"/>
                <w:szCs w:val="24"/>
              </w:rPr>
              <w:t>Data Exploration, Preparation, and Feature Engineering</w:t>
            </w:r>
            <w:r w:rsidR="006B6430" w:rsidRPr="00713ADC">
              <w:rPr>
                <w:noProof/>
                <w:webHidden/>
              </w:rPr>
              <w:tab/>
            </w:r>
            <w:r w:rsidR="006B6430" w:rsidRPr="00713ADC">
              <w:rPr>
                <w:noProof/>
                <w:webHidden/>
              </w:rPr>
              <w:fldChar w:fldCharType="begin"/>
            </w:r>
            <w:r w:rsidR="006B6430" w:rsidRPr="00713ADC">
              <w:rPr>
                <w:noProof/>
                <w:webHidden/>
              </w:rPr>
              <w:instrText xml:space="preserve"> PAGEREF _Toc143454997 \h </w:instrText>
            </w:r>
            <w:r w:rsidR="006B6430" w:rsidRPr="00713ADC">
              <w:rPr>
                <w:noProof/>
                <w:webHidden/>
              </w:rPr>
            </w:r>
            <w:r w:rsidR="006B6430" w:rsidRPr="00713ADC">
              <w:rPr>
                <w:noProof/>
                <w:webHidden/>
              </w:rPr>
              <w:fldChar w:fldCharType="separate"/>
            </w:r>
            <w:r w:rsidR="006B6430" w:rsidRPr="00713ADC">
              <w:rPr>
                <w:noProof/>
                <w:webHidden/>
              </w:rPr>
              <w:t>10</w:t>
            </w:r>
            <w:r w:rsidR="006B6430" w:rsidRPr="00713ADC">
              <w:rPr>
                <w:noProof/>
                <w:webHidden/>
              </w:rPr>
              <w:fldChar w:fldCharType="end"/>
            </w:r>
          </w:hyperlink>
        </w:p>
        <w:p w14:paraId="3203691B" w14:textId="66888D72" w:rsidR="006B6430" w:rsidRPr="00713ADC" w:rsidRDefault="00000000" w:rsidP="00713ADC">
          <w:pPr>
            <w:pStyle w:val="TOC2"/>
            <w:tabs>
              <w:tab w:val="right" w:leader="dot" w:pos="9350"/>
            </w:tabs>
            <w:spacing w:line="480" w:lineRule="auto"/>
            <w:rPr>
              <w:rFonts w:ascii="Times New Roman" w:eastAsiaTheme="minorEastAsia" w:hAnsi="Times New Roman" w:cs="Times New Roman"/>
              <w:noProof/>
              <w:sz w:val="24"/>
              <w:szCs w:val="24"/>
            </w:rPr>
          </w:pPr>
          <w:hyperlink w:anchor="_Toc143454998" w:history="1">
            <w:r w:rsidR="006B6430" w:rsidRPr="00713ADC">
              <w:rPr>
                <w:rStyle w:val="Hyperlink"/>
                <w:rFonts w:ascii="Times New Roman" w:hAnsi="Times New Roman" w:cs="Times New Roman"/>
                <w:noProof/>
                <w:sz w:val="24"/>
                <w:szCs w:val="24"/>
              </w:rPr>
              <w:t>Variable Level Monitoring</w:t>
            </w:r>
            <w:r w:rsidR="006B6430" w:rsidRPr="00713ADC">
              <w:rPr>
                <w:rFonts w:ascii="Times New Roman" w:hAnsi="Times New Roman" w:cs="Times New Roman"/>
                <w:noProof/>
                <w:webHidden/>
                <w:sz w:val="24"/>
                <w:szCs w:val="24"/>
              </w:rPr>
              <w:tab/>
            </w:r>
            <w:r w:rsidR="006B6430" w:rsidRPr="00713ADC">
              <w:rPr>
                <w:rFonts w:ascii="Times New Roman" w:hAnsi="Times New Roman" w:cs="Times New Roman"/>
                <w:noProof/>
                <w:webHidden/>
                <w:sz w:val="24"/>
                <w:szCs w:val="24"/>
              </w:rPr>
              <w:fldChar w:fldCharType="begin"/>
            </w:r>
            <w:r w:rsidR="006B6430" w:rsidRPr="00713ADC">
              <w:rPr>
                <w:rFonts w:ascii="Times New Roman" w:hAnsi="Times New Roman" w:cs="Times New Roman"/>
                <w:noProof/>
                <w:webHidden/>
                <w:sz w:val="24"/>
                <w:szCs w:val="24"/>
              </w:rPr>
              <w:instrText xml:space="preserve"> PAGEREF _Toc143454998 \h </w:instrText>
            </w:r>
            <w:r w:rsidR="006B6430" w:rsidRPr="00713ADC">
              <w:rPr>
                <w:rFonts w:ascii="Times New Roman" w:hAnsi="Times New Roman" w:cs="Times New Roman"/>
                <w:noProof/>
                <w:webHidden/>
                <w:sz w:val="24"/>
                <w:szCs w:val="24"/>
              </w:rPr>
            </w:r>
            <w:r w:rsidR="006B6430" w:rsidRPr="00713ADC">
              <w:rPr>
                <w:rFonts w:ascii="Times New Roman" w:hAnsi="Times New Roman" w:cs="Times New Roman"/>
                <w:noProof/>
                <w:webHidden/>
                <w:sz w:val="24"/>
                <w:szCs w:val="24"/>
              </w:rPr>
              <w:fldChar w:fldCharType="separate"/>
            </w:r>
            <w:r w:rsidR="006B6430" w:rsidRPr="00713ADC">
              <w:rPr>
                <w:rFonts w:ascii="Times New Roman" w:hAnsi="Times New Roman" w:cs="Times New Roman"/>
                <w:noProof/>
                <w:webHidden/>
                <w:sz w:val="24"/>
                <w:szCs w:val="24"/>
              </w:rPr>
              <w:t>10</w:t>
            </w:r>
            <w:r w:rsidR="006B6430" w:rsidRPr="00713ADC">
              <w:rPr>
                <w:rFonts w:ascii="Times New Roman" w:hAnsi="Times New Roman" w:cs="Times New Roman"/>
                <w:noProof/>
                <w:webHidden/>
                <w:sz w:val="24"/>
                <w:szCs w:val="24"/>
              </w:rPr>
              <w:fldChar w:fldCharType="end"/>
            </w:r>
          </w:hyperlink>
        </w:p>
        <w:p w14:paraId="47E3FECF" w14:textId="3C4880C0" w:rsidR="006B6430" w:rsidRPr="00713ADC" w:rsidRDefault="00000000" w:rsidP="00713ADC">
          <w:pPr>
            <w:pStyle w:val="TOC2"/>
            <w:tabs>
              <w:tab w:val="right" w:leader="dot" w:pos="9350"/>
            </w:tabs>
            <w:spacing w:line="480" w:lineRule="auto"/>
            <w:rPr>
              <w:rFonts w:ascii="Times New Roman" w:eastAsiaTheme="minorEastAsia" w:hAnsi="Times New Roman" w:cs="Times New Roman"/>
              <w:noProof/>
              <w:sz w:val="24"/>
              <w:szCs w:val="24"/>
            </w:rPr>
          </w:pPr>
          <w:hyperlink w:anchor="_Toc143454999" w:history="1">
            <w:r w:rsidR="006B6430" w:rsidRPr="00713ADC">
              <w:rPr>
                <w:rStyle w:val="Hyperlink"/>
                <w:rFonts w:ascii="Times New Roman" w:hAnsi="Times New Roman" w:cs="Times New Roman"/>
                <w:noProof/>
                <w:sz w:val="24"/>
                <w:szCs w:val="24"/>
              </w:rPr>
              <w:t>Model Build Variable Level Statistics (e.g., mean, median, std, or distribution of categories)</w:t>
            </w:r>
            <w:r w:rsidR="006B6430" w:rsidRPr="00713ADC">
              <w:rPr>
                <w:rFonts w:ascii="Times New Roman" w:hAnsi="Times New Roman" w:cs="Times New Roman"/>
                <w:noProof/>
                <w:webHidden/>
                <w:sz w:val="24"/>
                <w:szCs w:val="24"/>
              </w:rPr>
              <w:tab/>
            </w:r>
            <w:r w:rsidR="006B6430" w:rsidRPr="00713ADC">
              <w:rPr>
                <w:rFonts w:ascii="Times New Roman" w:hAnsi="Times New Roman" w:cs="Times New Roman"/>
                <w:noProof/>
                <w:webHidden/>
                <w:sz w:val="24"/>
                <w:szCs w:val="24"/>
              </w:rPr>
              <w:fldChar w:fldCharType="begin"/>
            </w:r>
            <w:r w:rsidR="006B6430" w:rsidRPr="00713ADC">
              <w:rPr>
                <w:rFonts w:ascii="Times New Roman" w:hAnsi="Times New Roman" w:cs="Times New Roman"/>
                <w:noProof/>
                <w:webHidden/>
                <w:sz w:val="24"/>
                <w:szCs w:val="24"/>
              </w:rPr>
              <w:instrText xml:space="preserve"> PAGEREF _Toc143454999 \h </w:instrText>
            </w:r>
            <w:r w:rsidR="006B6430" w:rsidRPr="00713ADC">
              <w:rPr>
                <w:rFonts w:ascii="Times New Roman" w:hAnsi="Times New Roman" w:cs="Times New Roman"/>
                <w:noProof/>
                <w:webHidden/>
                <w:sz w:val="24"/>
                <w:szCs w:val="24"/>
              </w:rPr>
            </w:r>
            <w:r w:rsidR="006B6430" w:rsidRPr="00713ADC">
              <w:rPr>
                <w:rFonts w:ascii="Times New Roman" w:hAnsi="Times New Roman" w:cs="Times New Roman"/>
                <w:noProof/>
                <w:webHidden/>
                <w:sz w:val="24"/>
                <w:szCs w:val="24"/>
              </w:rPr>
              <w:fldChar w:fldCharType="separate"/>
            </w:r>
            <w:r w:rsidR="006B6430" w:rsidRPr="00713ADC">
              <w:rPr>
                <w:rFonts w:ascii="Times New Roman" w:hAnsi="Times New Roman" w:cs="Times New Roman"/>
                <w:noProof/>
                <w:webHidden/>
                <w:sz w:val="24"/>
                <w:szCs w:val="24"/>
              </w:rPr>
              <w:t>13</w:t>
            </w:r>
            <w:r w:rsidR="006B6430" w:rsidRPr="00713ADC">
              <w:rPr>
                <w:rFonts w:ascii="Times New Roman" w:hAnsi="Times New Roman" w:cs="Times New Roman"/>
                <w:noProof/>
                <w:webHidden/>
                <w:sz w:val="24"/>
                <w:szCs w:val="24"/>
              </w:rPr>
              <w:fldChar w:fldCharType="end"/>
            </w:r>
          </w:hyperlink>
        </w:p>
        <w:p w14:paraId="10B3286A" w14:textId="59CFFF4F" w:rsidR="006B6430" w:rsidRPr="00713ADC" w:rsidRDefault="00000000" w:rsidP="00713ADC">
          <w:pPr>
            <w:pStyle w:val="TOC2"/>
            <w:tabs>
              <w:tab w:val="right" w:leader="dot" w:pos="9350"/>
            </w:tabs>
            <w:spacing w:line="480" w:lineRule="auto"/>
            <w:rPr>
              <w:rFonts w:ascii="Times New Roman" w:eastAsiaTheme="minorEastAsia" w:hAnsi="Times New Roman" w:cs="Times New Roman"/>
              <w:noProof/>
              <w:sz w:val="24"/>
              <w:szCs w:val="24"/>
            </w:rPr>
          </w:pPr>
          <w:hyperlink w:anchor="_Toc143455000" w:history="1">
            <w:r w:rsidR="006B6430" w:rsidRPr="00713ADC">
              <w:rPr>
                <w:rStyle w:val="Hyperlink"/>
                <w:rFonts w:ascii="Times New Roman" w:hAnsi="Times New Roman" w:cs="Times New Roman"/>
                <w:noProof/>
                <w:sz w:val="24"/>
                <w:szCs w:val="24"/>
              </w:rPr>
              <w:t>Acceptable Ranges</w:t>
            </w:r>
            <w:r w:rsidR="006B6430" w:rsidRPr="00713ADC">
              <w:rPr>
                <w:rFonts w:ascii="Times New Roman" w:hAnsi="Times New Roman" w:cs="Times New Roman"/>
                <w:noProof/>
                <w:webHidden/>
                <w:sz w:val="24"/>
                <w:szCs w:val="24"/>
              </w:rPr>
              <w:tab/>
            </w:r>
            <w:r w:rsidR="006B6430" w:rsidRPr="00713ADC">
              <w:rPr>
                <w:rFonts w:ascii="Times New Roman" w:hAnsi="Times New Roman" w:cs="Times New Roman"/>
                <w:noProof/>
                <w:webHidden/>
                <w:sz w:val="24"/>
                <w:szCs w:val="24"/>
              </w:rPr>
              <w:fldChar w:fldCharType="begin"/>
            </w:r>
            <w:r w:rsidR="006B6430" w:rsidRPr="00713ADC">
              <w:rPr>
                <w:rFonts w:ascii="Times New Roman" w:hAnsi="Times New Roman" w:cs="Times New Roman"/>
                <w:noProof/>
                <w:webHidden/>
                <w:sz w:val="24"/>
                <w:szCs w:val="24"/>
              </w:rPr>
              <w:instrText xml:space="preserve"> PAGEREF _Toc143455000 \h </w:instrText>
            </w:r>
            <w:r w:rsidR="006B6430" w:rsidRPr="00713ADC">
              <w:rPr>
                <w:rFonts w:ascii="Times New Roman" w:hAnsi="Times New Roman" w:cs="Times New Roman"/>
                <w:noProof/>
                <w:webHidden/>
                <w:sz w:val="24"/>
                <w:szCs w:val="24"/>
              </w:rPr>
            </w:r>
            <w:r w:rsidR="006B6430" w:rsidRPr="00713ADC">
              <w:rPr>
                <w:rFonts w:ascii="Times New Roman" w:hAnsi="Times New Roman" w:cs="Times New Roman"/>
                <w:noProof/>
                <w:webHidden/>
                <w:sz w:val="24"/>
                <w:szCs w:val="24"/>
              </w:rPr>
              <w:fldChar w:fldCharType="separate"/>
            </w:r>
            <w:r w:rsidR="006B6430" w:rsidRPr="00713ADC">
              <w:rPr>
                <w:rFonts w:ascii="Times New Roman" w:hAnsi="Times New Roman" w:cs="Times New Roman"/>
                <w:noProof/>
                <w:webHidden/>
                <w:sz w:val="24"/>
                <w:szCs w:val="24"/>
              </w:rPr>
              <w:t>15</w:t>
            </w:r>
            <w:r w:rsidR="006B6430" w:rsidRPr="00713ADC">
              <w:rPr>
                <w:rFonts w:ascii="Times New Roman" w:hAnsi="Times New Roman" w:cs="Times New Roman"/>
                <w:noProof/>
                <w:webHidden/>
                <w:sz w:val="24"/>
                <w:szCs w:val="24"/>
              </w:rPr>
              <w:fldChar w:fldCharType="end"/>
            </w:r>
          </w:hyperlink>
        </w:p>
        <w:p w14:paraId="44221C7C" w14:textId="089F32DC" w:rsidR="006B6430" w:rsidRPr="00713ADC" w:rsidRDefault="00000000" w:rsidP="00713ADC">
          <w:pPr>
            <w:pStyle w:val="TOC2"/>
            <w:tabs>
              <w:tab w:val="right" w:leader="dot" w:pos="9350"/>
            </w:tabs>
            <w:spacing w:line="480" w:lineRule="auto"/>
            <w:rPr>
              <w:rFonts w:ascii="Times New Roman" w:eastAsiaTheme="minorEastAsia" w:hAnsi="Times New Roman" w:cs="Times New Roman"/>
              <w:noProof/>
              <w:sz w:val="24"/>
              <w:szCs w:val="24"/>
            </w:rPr>
          </w:pPr>
          <w:hyperlink w:anchor="_Toc143455001" w:history="1">
            <w:r w:rsidR="006B6430" w:rsidRPr="00713ADC">
              <w:rPr>
                <w:rStyle w:val="Hyperlink"/>
                <w:rFonts w:ascii="Times New Roman" w:hAnsi="Times New Roman" w:cs="Times New Roman"/>
                <w:noProof/>
                <w:sz w:val="24"/>
                <w:szCs w:val="24"/>
              </w:rPr>
              <w:t>Caps &amp; Floors</w:t>
            </w:r>
            <w:r w:rsidR="006B6430" w:rsidRPr="00713ADC">
              <w:rPr>
                <w:rFonts w:ascii="Times New Roman" w:hAnsi="Times New Roman" w:cs="Times New Roman"/>
                <w:noProof/>
                <w:webHidden/>
                <w:sz w:val="24"/>
                <w:szCs w:val="24"/>
              </w:rPr>
              <w:tab/>
            </w:r>
            <w:r w:rsidR="006B6430" w:rsidRPr="00713ADC">
              <w:rPr>
                <w:rFonts w:ascii="Times New Roman" w:hAnsi="Times New Roman" w:cs="Times New Roman"/>
                <w:noProof/>
                <w:webHidden/>
                <w:sz w:val="24"/>
                <w:szCs w:val="24"/>
              </w:rPr>
              <w:fldChar w:fldCharType="begin"/>
            </w:r>
            <w:r w:rsidR="006B6430" w:rsidRPr="00713ADC">
              <w:rPr>
                <w:rFonts w:ascii="Times New Roman" w:hAnsi="Times New Roman" w:cs="Times New Roman"/>
                <w:noProof/>
                <w:webHidden/>
                <w:sz w:val="24"/>
                <w:szCs w:val="24"/>
              </w:rPr>
              <w:instrText xml:space="preserve"> PAGEREF _Toc143455001 \h </w:instrText>
            </w:r>
            <w:r w:rsidR="006B6430" w:rsidRPr="00713ADC">
              <w:rPr>
                <w:rFonts w:ascii="Times New Roman" w:hAnsi="Times New Roman" w:cs="Times New Roman"/>
                <w:noProof/>
                <w:webHidden/>
                <w:sz w:val="24"/>
                <w:szCs w:val="24"/>
              </w:rPr>
            </w:r>
            <w:r w:rsidR="006B6430" w:rsidRPr="00713ADC">
              <w:rPr>
                <w:rFonts w:ascii="Times New Roman" w:hAnsi="Times New Roman" w:cs="Times New Roman"/>
                <w:noProof/>
                <w:webHidden/>
                <w:sz w:val="24"/>
                <w:szCs w:val="24"/>
              </w:rPr>
              <w:fldChar w:fldCharType="separate"/>
            </w:r>
            <w:r w:rsidR="006B6430" w:rsidRPr="00713ADC">
              <w:rPr>
                <w:rFonts w:ascii="Times New Roman" w:hAnsi="Times New Roman" w:cs="Times New Roman"/>
                <w:noProof/>
                <w:webHidden/>
                <w:sz w:val="24"/>
                <w:szCs w:val="24"/>
              </w:rPr>
              <w:t>16</w:t>
            </w:r>
            <w:r w:rsidR="006B6430" w:rsidRPr="00713ADC">
              <w:rPr>
                <w:rFonts w:ascii="Times New Roman" w:hAnsi="Times New Roman" w:cs="Times New Roman"/>
                <w:noProof/>
                <w:webHidden/>
                <w:sz w:val="24"/>
                <w:szCs w:val="24"/>
              </w:rPr>
              <w:fldChar w:fldCharType="end"/>
            </w:r>
          </w:hyperlink>
        </w:p>
        <w:p w14:paraId="6BABA0CE" w14:textId="173FFF3E" w:rsidR="006B6430" w:rsidRPr="00713ADC" w:rsidRDefault="00000000" w:rsidP="00713ADC">
          <w:pPr>
            <w:pStyle w:val="TOC2"/>
            <w:tabs>
              <w:tab w:val="right" w:leader="dot" w:pos="9350"/>
            </w:tabs>
            <w:spacing w:line="480" w:lineRule="auto"/>
            <w:rPr>
              <w:rFonts w:ascii="Times New Roman" w:eastAsiaTheme="minorEastAsia" w:hAnsi="Times New Roman" w:cs="Times New Roman"/>
              <w:noProof/>
              <w:sz w:val="24"/>
              <w:szCs w:val="24"/>
            </w:rPr>
          </w:pPr>
          <w:hyperlink w:anchor="_Toc143455002" w:history="1">
            <w:r w:rsidR="006B6430" w:rsidRPr="00713ADC">
              <w:rPr>
                <w:rStyle w:val="Hyperlink"/>
                <w:rFonts w:ascii="Times New Roman" w:hAnsi="Times New Roman" w:cs="Times New Roman"/>
                <w:noProof/>
                <w:sz w:val="24"/>
                <w:szCs w:val="24"/>
              </w:rPr>
              <w:t>Missing Values</w:t>
            </w:r>
            <w:r w:rsidR="006B6430" w:rsidRPr="00713ADC">
              <w:rPr>
                <w:rFonts w:ascii="Times New Roman" w:hAnsi="Times New Roman" w:cs="Times New Roman"/>
                <w:noProof/>
                <w:webHidden/>
                <w:sz w:val="24"/>
                <w:szCs w:val="24"/>
              </w:rPr>
              <w:tab/>
            </w:r>
            <w:r w:rsidR="006B6430" w:rsidRPr="00713ADC">
              <w:rPr>
                <w:rFonts w:ascii="Times New Roman" w:hAnsi="Times New Roman" w:cs="Times New Roman"/>
                <w:noProof/>
                <w:webHidden/>
                <w:sz w:val="24"/>
                <w:szCs w:val="24"/>
              </w:rPr>
              <w:fldChar w:fldCharType="begin"/>
            </w:r>
            <w:r w:rsidR="006B6430" w:rsidRPr="00713ADC">
              <w:rPr>
                <w:rFonts w:ascii="Times New Roman" w:hAnsi="Times New Roman" w:cs="Times New Roman"/>
                <w:noProof/>
                <w:webHidden/>
                <w:sz w:val="24"/>
                <w:szCs w:val="24"/>
              </w:rPr>
              <w:instrText xml:space="preserve"> PAGEREF _Toc143455002 \h </w:instrText>
            </w:r>
            <w:r w:rsidR="006B6430" w:rsidRPr="00713ADC">
              <w:rPr>
                <w:rFonts w:ascii="Times New Roman" w:hAnsi="Times New Roman" w:cs="Times New Roman"/>
                <w:noProof/>
                <w:webHidden/>
                <w:sz w:val="24"/>
                <w:szCs w:val="24"/>
              </w:rPr>
            </w:r>
            <w:r w:rsidR="006B6430" w:rsidRPr="00713ADC">
              <w:rPr>
                <w:rFonts w:ascii="Times New Roman" w:hAnsi="Times New Roman" w:cs="Times New Roman"/>
                <w:noProof/>
                <w:webHidden/>
                <w:sz w:val="24"/>
                <w:szCs w:val="24"/>
              </w:rPr>
              <w:fldChar w:fldCharType="separate"/>
            </w:r>
            <w:r w:rsidR="006B6430" w:rsidRPr="00713ADC">
              <w:rPr>
                <w:rFonts w:ascii="Times New Roman" w:hAnsi="Times New Roman" w:cs="Times New Roman"/>
                <w:noProof/>
                <w:webHidden/>
                <w:sz w:val="24"/>
                <w:szCs w:val="24"/>
              </w:rPr>
              <w:t>18</w:t>
            </w:r>
            <w:r w:rsidR="006B6430" w:rsidRPr="00713ADC">
              <w:rPr>
                <w:rFonts w:ascii="Times New Roman" w:hAnsi="Times New Roman" w:cs="Times New Roman"/>
                <w:noProof/>
                <w:webHidden/>
                <w:sz w:val="24"/>
                <w:szCs w:val="24"/>
              </w:rPr>
              <w:fldChar w:fldCharType="end"/>
            </w:r>
          </w:hyperlink>
        </w:p>
        <w:p w14:paraId="3244DDEC" w14:textId="2406953E" w:rsidR="006B6430" w:rsidRPr="00713ADC" w:rsidRDefault="00000000" w:rsidP="00713ADC">
          <w:pPr>
            <w:pStyle w:val="TOC2"/>
            <w:tabs>
              <w:tab w:val="right" w:leader="dot" w:pos="9350"/>
            </w:tabs>
            <w:spacing w:line="480" w:lineRule="auto"/>
            <w:rPr>
              <w:rFonts w:ascii="Times New Roman" w:eastAsiaTheme="minorEastAsia" w:hAnsi="Times New Roman" w:cs="Times New Roman"/>
              <w:noProof/>
              <w:sz w:val="24"/>
              <w:szCs w:val="24"/>
            </w:rPr>
          </w:pPr>
          <w:hyperlink w:anchor="_Toc143455003" w:history="1">
            <w:r w:rsidR="006B6430" w:rsidRPr="00713ADC">
              <w:rPr>
                <w:rStyle w:val="Hyperlink"/>
                <w:rFonts w:ascii="Times New Roman" w:hAnsi="Times New Roman" w:cs="Times New Roman"/>
                <w:noProof/>
                <w:sz w:val="24"/>
                <w:szCs w:val="24"/>
              </w:rPr>
              <w:t>Variable Drift Monitoring Tolerance</w:t>
            </w:r>
            <w:r w:rsidR="006B6430" w:rsidRPr="00713ADC">
              <w:rPr>
                <w:rFonts w:ascii="Times New Roman" w:hAnsi="Times New Roman" w:cs="Times New Roman"/>
                <w:noProof/>
                <w:webHidden/>
                <w:sz w:val="24"/>
                <w:szCs w:val="24"/>
              </w:rPr>
              <w:tab/>
            </w:r>
            <w:r w:rsidR="006B6430" w:rsidRPr="00713ADC">
              <w:rPr>
                <w:rFonts w:ascii="Times New Roman" w:hAnsi="Times New Roman" w:cs="Times New Roman"/>
                <w:noProof/>
                <w:webHidden/>
                <w:sz w:val="24"/>
                <w:szCs w:val="24"/>
              </w:rPr>
              <w:fldChar w:fldCharType="begin"/>
            </w:r>
            <w:r w:rsidR="006B6430" w:rsidRPr="00713ADC">
              <w:rPr>
                <w:rFonts w:ascii="Times New Roman" w:hAnsi="Times New Roman" w:cs="Times New Roman"/>
                <w:noProof/>
                <w:webHidden/>
                <w:sz w:val="24"/>
                <w:szCs w:val="24"/>
              </w:rPr>
              <w:instrText xml:space="preserve"> PAGEREF _Toc143455003 \h </w:instrText>
            </w:r>
            <w:r w:rsidR="006B6430" w:rsidRPr="00713ADC">
              <w:rPr>
                <w:rFonts w:ascii="Times New Roman" w:hAnsi="Times New Roman" w:cs="Times New Roman"/>
                <w:noProof/>
                <w:webHidden/>
                <w:sz w:val="24"/>
                <w:szCs w:val="24"/>
              </w:rPr>
            </w:r>
            <w:r w:rsidR="006B6430" w:rsidRPr="00713ADC">
              <w:rPr>
                <w:rFonts w:ascii="Times New Roman" w:hAnsi="Times New Roman" w:cs="Times New Roman"/>
                <w:noProof/>
                <w:webHidden/>
                <w:sz w:val="24"/>
                <w:szCs w:val="24"/>
              </w:rPr>
              <w:fldChar w:fldCharType="separate"/>
            </w:r>
            <w:r w:rsidR="006B6430" w:rsidRPr="00713ADC">
              <w:rPr>
                <w:rFonts w:ascii="Times New Roman" w:hAnsi="Times New Roman" w:cs="Times New Roman"/>
                <w:noProof/>
                <w:webHidden/>
                <w:sz w:val="24"/>
                <w:szCs w:val="24"/>
              </w:rPr>
              <w:t>19</w:t>
            </w:r>
            <w:r w:rsidR="006B6430" w:rsidRPr="00713ADC">
              <w:rPr>
                <w:rFonts w:ascii="Times New Roman" w:hAnsi="Times New Roman" w:cs="Times New Roman"/>
                <w:noProof/>
                <w:webHidden/>
                <w:sz w:val="24"/>
                <w:szCs w:val="24"/>
              </w:rPr>
              <w:fldChar w:fldCharType="end"/>
            </w:r>
          </w:hyperlink>
        </w:p>
        <w:p w14:paraId="17026D8B" w14:textId="05601BA4" w:rsidR="006B6430" w:rsidRPr="00713ADC" w:rsidRDefault="00000000" w:rsidP="00713ADC">
          <w:pPr>
            <w:pStyle w:val="TOC1"/>
            <w:rPr>
              <w:rFonts w:eastAsiaTheme="minorEastAsia"/>
              <w:noProof/>
            </w:rPr>
          </w:pPr>
          <w:hyperlink w:anchor="_Toc143455004" w:history="1">
            <w:r w:rsidR="006B6430" w:rsidRPr="00713ADC">
              <w:rPr>
                <w:rStyle w:val="Hyperlink"/>
                <w:rFonts w:ascii="Times New Roman" w:hAnsi="Times New Roman" w:cs="Times New Roman"/>
                <w:b/>
                <w:bCs/>
                <w:noProof/>
                <w:sz w:val="24"/>
                <w:szCs w:val="24"/>
              </w:rPr>
              <w:t>Model Exploration</w:t>
            </w:r>
            <w:r w:rsidR="006B6430" w:rsidRPr="00713ADC">
              <w:rPr>
                <w:noProof/>
                <w:webHidden/>
              </w:rPr>
              <w:tab/>
            </w:r>
            <w:r w:rsidR="006B6430" w:rsidRPr="00713ADC">
              <w:rPr>
                <w:noProof/>
                <w:webHidden/>
              </w:rPr>
              <w:fldChar w:fldCharType="begin"/>
            </w:r>
            <w:r w:rsidR="006B6430" w:rsidRPr="00713ADC">
              <w:rPr>
                <w:noProof/>
                <w:webHidden/>
              </w:rPr>
              <w:instrText xml:space="preserve"> PAGEREF _Toc143455004 \h </w:instrText>
            </w:r>
            <w:r w:rsidR="006B6430" w:rsidRPr="00713ADC">
              <w:rPr>
                <w:noProof/>
                <w:webHidden/>
              </w:rPr>
            </w:r>
            <w:r w:rsidR="006B6430" w:rsidRPr="00713ADC">
              <w:rPr>
                <w:noProof/>
                <w:webHidden/>
              </w:rPr>
              <w:fldChar w:fldCharType="separate"/>
            </w:r>
            <w:r w:rsidR="006B6430" w:rsidRPr="00713ADC">
              <w:rPr>
                <w:noProof/>
                <w:webHidden/>
              </w:rPr>
              <w:t>19</w:t>
            </w:r>
            <w:r w:rsidR="006B6430" w:rsidRPr="00713ADC">
              <w:rPr>
                <w:noProof/>
                <w:webHidden/>
              </w:rPr>
              <w:fldChar w:fldCharType="end"/>
            </w:r>
          </w:hyperlink>
        </w:p>
        <w:p w14:paraId="533139EC" w14:textId="14F4D594" w:rsidR="006B6430" w:rsidRPr="00713ADC" w:rsidRDefault="00000000" w:rsidP="00713ADC">
          <w:pPr>
            <w:pStyle w:val="TOC2"/>
            <w:tabs>
              <w:tab w:val="right" w:leader="dot" w:pos="9350"/>
            </w:tabs>
            <w:spacing w:line="480" w:lineRule="auto"/>
            <w:rPr>
              <w:rFonts w:ascii="Times New Roman" w:eastAsiaTheme="minorEastAsia" w:hAnsi="Times New Roman" w:cs="Times New Roman"/>
              <w:noProof/>
              <w:sz w:val="24"/>
              <w:szCs w:val="24"/>
            </w:rPr>
          </w:pPr>
          <w:hyperlink w:anchor="_Toc143455005" w:history="1">
            <w:r w:rsidR="006B6430" w:rsidRPr="00713ADC">
              <w:rPr>
                <w:rStyle w:val="Hyperlink"/>
                <w:rFonts w:ascii="Times New Roman" w:hAnsi="Times New Roman" w:cs="Times New Roman"/>
                <w:noProof/>
                <w:sz w:val="24"/>
                <w:szCs w:val="24"/>
              </w:rPr>
              <w:t>Model Monitoring, Health &amp; Stability</w:t>
            </w:r>
            <w:r w:rsidR="006B6430" w:rsidRPr="00713ADC">
              <w:rPr>
                <w:rFonts w:ascii="Times New Roman" w:hAnsi="Times New Roman" w:cs="Times New Roman"/>
                <w:noProof/>
                <w:webHidden/>
                <w:sz w:val="24"/>
                <w:szCs w:val="24"/>
              </w:rPr>
              <w:tab/>
            </w:r>
            <w:r w:rsidR="006B6430" w:rsidRPr="00713ADC">
              <w:rPr>
                <w:rFonts w:ascii="Times New Roman" w:hAnsi="Times New Roman" w:cs="Times New Roman"/>
                <w:noProof/>
                <w:webHidden/>
                <w:sz w:val="24"/>
                <w:szCs w:val="24"/>
              </w:rPr>
              <w:fldChar w:fldCharType="begin"/>
            </w:r>
            <w:r w:rsidR="006B6430" w:rsidRPr="00713ADC">
              <w:rPr>
                <w:rFonts w:ascii="Times New Roman" w:hAnsi="Times New Roman" w:cs="Times New Roman"/>
                <w:noProof/>
                <w:webHidden/>
                <w:sz w:val="24"/>
                <w:szCs w:val="24"/>
              </w:rPr>
              <w:instrText xml:space="preserve"> PAGEREF _Toc143455005 \h </w:instrText>
            </w:r>
            <w:r w:rsidR="006B6430" w:rsidRPr="00713ADC">
              <w:rPr>
                <w:rFonts w:ascii="Times New Roman" w:hAnsi="Times New Roman" w:cs="Times New Roman"/>
                <w:noProof/>
                <w:webHidden/>
                <w:sz w:val="24"/>
                <w:szCs w:val="24"/>
              </w:rPr>
            </w:r>
            <w:r w:rsidR="006B6430" w:rsidRPr="00713ADC">
              <w:rPr>
                <w:rFonts w:ascii="Times New Roman" w:hAnsi="Times New Roman" w:cs="Times New Roman"/>
                <w:noProof/>
                <w:webHidden/>
                <w:sz w:val="24"/>
                <w:szCs w:val="24"/>
              </w:rPr>
              <w:fldChar w:fldCharType="separate"/>
            </w:r>
            <w:r w:rsidR="006B6430" w:rsidRPr="00713ADC">
              <w:rPr>
                <w:rFonts w:ascii="Times New Roman" w:hAnsi="Times New Roman" w:cs="Times New Roman"/>
                <w:noProof/>
                <w:webHidden/>
                <w:sz w:val="24"/>
                <w:szCs w:val="24"/>
              </w:rPr>
              <w:t>19</w:t>
            </w:r>
            <w:r w:rsidR="006B6430" w:rsidRPr="00713ADC">
              <w:rPr>
                <w:rFonts w:ascii="Times New Roman" w:hAnsi="Times New Roman" w:cs="Times New Roman"/>
                <w:noProof/>
                <w:webHidden/>
                <w:sz w:val="24"/>
                <w:szCs w:val="24"/>
              </w:rPr>
              <w:fldChar w:fldCharType="end"/>
            </w:r>
          </w:hyperlink>
        </w:p>
        <w:p w14:paraId="2287F711" w14:textId="7F689906" w:rsidR="006B6430" w:rsidRPr="00713ADC" w:rsidRDefault="00000000" w:rsidP="00713ADC">
          <w:pPr>
            <w:pStyle w:val="TOC2"/>
            <w:tabs>
              <w:tab w:val="right" w:leader="dot" w:pos="9350"/>
            </w:tabs>
            <w:spacing w:line="480" w:lineRule="auto"/>
            <w:rPr>
              <w:rFonts w:ascii="Times New Roman" w:eastAsiaTheme="minorEastAsia" w:hAnsi="Times New Roman" w:cs="Times New Roman"/>
              <w:noProof/>
              <w:sz w:val="24"/>
              <w:szCs w:val="24"/>
            </w:rPr>
          </w:pPr>
          <w:hyperlink w:anchor="_Toc143455006" w:history="1">
            <w:r w:rsidR="006B6430" w:rsidRPr="00713ADC">
              <w:rPr>
                <w:rStyle w:val="Hyperlink"/>
                <w:rFonts w:ascii="Times New Roman" w:hAnsi="Times New Roman" w:cs="Times New Roman"/>
                <w:noProof/>
                <w:sz w:val="24"/>
                <w:szCs w:val="24"/>
              </w:rPr>
              <w:t>Models Building</w:t>
            </w:r>
            <w:r w:rsidR="006B6430" w:rsidRPr="00713ADC">
              <w:rPr>
                <w:rFonts w:ascii="Times New Roman" w:hAnsi="Times New Roman" w:cs="Times New Roman"/>
                <w:noProof/>
                <w:webHidden/>
                <w:sz w:val="24"/>
                <w:szCs w:val="24"/>
              </w:rPr>
              <w:tab/>
            </w:r>
            <w:r w:rsidR="006B6430" w:rsidRPr="00713ADC">
              <w:rPr>
                <w:rFonts w:ascii="Times New Roman" w:hAnsi="Times New Roman" w:cs="Times New Roman"/>
                <w:noProof/>
                <w:webHidden/>
                <w:sz w:val="24"/>
                <w:szCs w:val="24"/>
              </w:rPr>
              <w:fldChar w:fldCharType="begin"/>
            </w:r>
            <w:r w:rsidR="006B6430" w:rsidRPr="00713ADC">
              <w:rPr>
                <w:rFonts w:ascii="Times New Roman" w:hAnsi="Times New Roman" w:cs="Times New Roman"/>
                <w:noProof/>
                <w:webHidden/>
                <w:sz w:val="24"/>
                <w:szCs w:val="24"/>
              </w:rPr>
              <w:instrText xml:space="preserve"> PAGEREF _Toc143455006 \h </w:instrText>
            </w:r>
            <w:r w:rsidR="006B6430" w:rsidRPr="00713ADC">
              <w:rPr>
                <w:rFonts w:ascii="Times New Roman" w:hAnsi="Times New Roman" w:cs="Times New Roman"/>
                <w:noProof/>
                <w:webHidden/>
                <w:sz w:val="24"/>
                <w:szCs w:val="24"/>
              </w:rPr>
            </w:r>
            <w:r w:rsidR="006B6430" w:rsidRPr="00713ADC">
              <w:rPr>
                <w:rFonts w:ascii="Times New Roman" w:hAnsi="Times New Roman" w:cs="Times New Roman"/>
                <w:noProof/>
                <w:webHidden/>
                <w:sz w:val="24"/>
                <w:szCs w:val="24"/>
              </w:rPr>
              <w:fldChar w:fldCharType="separate"/>
            </w:r>
            <w:r w:rsidR="006B6430" w:rsidRPr="00713ADC">
              <w:rPr>
                <w:rFonts w:ascii="Times New Roman" w:hAnsi="Times New Roman" w:cs="Times New Roman"/>
                <w:noProof/>
                <w:webHidden/>
                <w:sz w:val="24"/>
                <w:szCs w:val="24"/>
              </w:rPr>
              <w:t>20</w:t>
            </w:r>
            <w:r w:rsidR="006B6430" w:rsidRPr="00713ADC">
              <w:rPr>
                <w:rFonts w:ascii="Times New Roman" w:hAnsi="Times New Roman" w:cs="Times New Roman"/>
                <w:noProof/>
                <w:webHidden/>
                <w:sz w:val="24"/>
                <w:szCs w:val="24"/>
              </w:rPr>
              <w:fldChar w:fldCharType="end"/>
            </w:r>
          </w:hyperlink>
        </w:p>
        <w:p w14:paraId="551E02F8" w14:textId="215AF2D9" w:rsidR="006B6430" w:rsidRPr="00713ADC" w:rsidRDefault="00000000" w:rsidP="00713ADC">
          <w:pPr>
            <w:pStyle w:val="TOC2"/>
            <w:tabs>
              <w:tab w:val="right" w:leader="dot" w:pos="9350"/>
            </w:tabs>
            <w:spacing w:line="480" w:lineRule="auto"/>
            <w:rPr>
              <w:rFonts w:ascii="Times New Roman" w:eastAsiaTheme="minorEastAsia" w:hAnsi="Times New Roman" w:cs="Times New Roman"/>
              <w:noProof/>
              <w:sz w:val="24"/>
              <w:szCs w:val="24"/>
            </w:rPr>
          </w:pPr>
          <w:hyperlink w:anchor="_Toc143455007" w:history="1">
            <w:r w:rsidR="006B6430" w:rsidRPr="00713ADC">
              <w:rPr>
                <w:rStyle w:val="Hyperlink"/>
                <w:rFonts w:ascii="Times New Roman" w:hAnsi="Times New Roman" w:cs="Times New Roman"/>
                <w:noProof/>
                <w:sz w:val="24"/>
                <w:szCs w:val="24"/>
              </w:rPr>
              <w:t>Decision Trees.</w:t>
            </w:r>
            <w:r w:rsidR="006B6430" w:rsidRPr="00713ADC">
              <w:rPr>
                <w:rFonts w:ascii="Times New Roman" w:hAnsi="Times New Roman" w:cs="Times New Roman"/>
                <w:noProof/>
                <w:webHidden/>
                <w:sz w:val="24"/>
                <w:szCs w:val="24"/>
              </w:rPr>
              <w:tab/>
            </w:r>
            <w:r w:rsidR="006B6430" w:rsidRPr="00713ADC">
              <w:rPr>
                <w:rFonts w:ascii="Times New Roman" w:hAnsi="Times New Roman" w:cs="Times New Roman"/>
                <w:noProof/>
                <w:webHidden/>
                <w:sz w:val="24"/>
                <w:szCs w:val="24"/>
              </w:rPr>
              <w:fldChar w:fldCharType="begin"/>
            </w:r>
            <w:r w:rsidR="006B6430" w:rsidRPr="00713ADC">
              <w:rPr>
                <w:rFonts w:ascii="Times New Roman" w:hAnsi="Times New Roman" w:cs="Times New Roman"/>
                <w:noProof/>
                <w:webHidden/>
                <w:sz w:val="24"/>
                <w:szCs w:val="24"/>
              </w:rPr>
              <w:instrText xml:space="preserve"> PAGEREF _Toc143455007 \h </w:instrText>
            </w:r>
            <w:r w:rsidR="006B6430" w:rsidRPr="00713ADC">
              <w:rPr>
                <w:rFonts w:ascii="Times New Roman" w:hAnsi="Times New Roman" w:cs="Times New Roman"/>
                <w:noProof/>
                <w:webHidden/>
                <w:sz w:val="24"/>
                <w:szCs w:val="24"/>
              </w:rPr>
            </w:r>
            <w:r w:rsidR="006B6430" w:rsidRPr="00713ADC">
              <w:rPr>
                <w:rFonts w:ascii="Times New Roman" w:hAnsi="Times New Roman" w:cs="Times New Roman"/>
                <w:noProof/>
                <w:webHidden/>
                <w:sz w:val="24"/>
                <w:szCs w:val="24"/>
              </w:rPr>
              <w:fldChar w:fldCharType="separate"/>
            </w:r>
            <w:r w:rsidR="006B6430" w:rsidRPr="00713ADC">
              <w:rPr>
                <w:rFonts w:ascii="Times New Roman" w:hAnsi="Times New Roman" w:cs="Times New Roman"/>
                <w:noProof/>
                <w:webHidden/>
                <w:sz w:val="24"/>
                <w:szCs w:val="24"/>
              </w:rPr>
              <w:t>21</w:t>
            </w:r>
            <w:r w:rsidR="006B6430" w:rsidRPr="00713ADC">
              <w:rPr>
                <w:rFonts w:ascii="Times New Roman" w:hAnsi="Times New Roman" w:cs="Times New Roman"/>
                <w:noProof/>
                <w:webHidden/>
                <w:sz w:val="24"/>
                <w:szCs w:val="24"/>
              </w:rPr>
              <w:fldChar w:fldCharType="end"/>
            </w:r>
          </w:hyperlink>
        </w:p>
        <w:p w14:paraId="7B64BBFB" w14:textId="38287063" w:rsidR="006B6430" w:rsidRPr="00713ADC" w:rsidRDefault="00000000" w:rsidP="00713ADC">
          <w:pPr>
            <w:pStyle w:val="TOC2"/>
            <w:tabs>
              <w:tab w:val="right" w:leader="dot" w:pos="9350"/>
            </w:tabs>
            <w:spacing w:line="480" w:lineRule="auto"/>
            <w:rPr>
              <w:rFonts w:ascii="Times New Roman" w:eastAsiaTheme="minorEastAsia" w:hAnsi="Times New Roman" w:cs="Times New Roman"/>
              <w:noProof/>
              <w:sz w:val="24"/>
              <w:szCs w:val="24"/>
            </w:rPr>
          </w:pPr>
          <w:hyperlink w:anchor="_Toc143455008" w:history="1">
            <w:r w:rsidR="006B6430" w:rsidRPr="00713ADC">
              <w:rPr>
                <w:rStyle w:val="Hyperlink"/>
                <w:rFonts w:ascii="Times New Roman" w:hAnsi="Times New Roman" w:cs="Times New Roman"/>
                <w:noProof/>
                <w:sz w:val="24"/>
                <w:szCs w:val="24"/>
              </w:rPr>
              <w:t>Random Forest</w:t>
            </w:r>
            <w:r w:rsidR="006B6430" w:rsidRPr="00713ADC">
              <w:rPr>
                <w:rFonts w:ascii="Times New Roman" w:hAnsi="Times New Roman" w:cs="Times New Roman"/>
                <w:noProof/>
                <w:webHidden/>
                <w:sz w:val="24"/>
                <w:szCs w:val="24"/>
              </w:rPr>
              <w:tab/>
            </w:r>
            <w:r w:rsidR="006B6430" w:rsidRPr="00713ADC">
              <w:rPr>
                <w:rFonts w:ascii="Times New Roman" w:hAnsi="Times New Roman" w:cs="Times New Roman"/>
                <w:noProof/>
                <w:webHidden/>
                <w:sz w:val="24"/>
                <w:szCs w:val="24"/>
              </w:rPr>
              <w:fldChar w:fldCharType="begin"/>
            </w:r>
            <w:r w:rsidR="006B6430" w:rsidRPr="00713ADC">
              <w:rPr>
                <w:rFonts w:ascii="Times New Roman" w:hAnsi="Times New Roman" w:cs="Times New Roman"/>
                <w:noProof/>
                <w:webHidden/>
                <w:sz w:val="24"/>
                <w:szCs w:val="24"/>
              </w:rPr>
              <w:instrText xml:space="preserve"> PAGEREF _Toc143455008 \h </w:instrText>
            </w:r>
            <w:r w:rsidR="006B6430" w:rsidRPr="00713ADC">
              <w:rPr>
                <w:rFonts w:ascii="Times New Roman" w:hAnsi="Times New Roman" w:cs="Times New Roman"/>
                <w:noProof/>
                <w:webHidden/>
                <w:sz w:val="24"/>
                <w:szCs w:val="24"/>
              </w:rPr>
            </w:r>
            <w:r w:rsidR="006B6430" w:rsidRPr="00713ADC">
              <w:rPr>
                <w:rFonts w:ascii="Times New Roman" w:hAnsi="Times New Roman" w:cs="Times New Roman"/>
                <w:noProof/>
                <w:webHidden/>
                <w:sz w:val="24"/>
                <w:szCs w:val="24"/>
              </w:rPr>
              <w:fldChar w:fldCharType="separate"/>
            </w:r>
            <w:r w:rsidR="006B6430" w:rsidRPr="00713ADC">
              <w:rPr>
                <w:rFonts w:ascii="Times New Roman" w:hAnsi="Times New Roman" w:cs="Times New Roman"/>
                <w:noProof/>
                <w:webHidden/>
                <w:sz w:val="24"/>
                <w:szCs w:val="24"/>
              </w:rPr>
              <w:t>25</w:t>
            </w:r>
            <w:r w:rsidR="006B6430" w:rsidRPr="00713ADC">
              <w:rPr>
                <w:rFonts w:ascii="Times New Roman" w:hAnsi="Times New Roman" w:cs="Times New Roman"/>
                <w:noProof/>
                <w:webHidden/>
                <w:sz w:val="24"/>
                <w:szCs w:val="24"/>
              </w:rPr>
              <w:fldChar w:fldCharType="end"/>
            </w:r>
          </w:hyperlink>
        </w:p>
        <w:p w14:paraId="628C8EDB" w14:textId="7FC2C0E7" w:rsidR="006B6430" w:rsidRPr="00713ADC" w:rsidRDefault="00000000" w:rsidP="00713ADC">
          <w:pPr>
            <w:pStyle w:val="TOC2"/>
            <w:tabs>
              <w:tab w:val="right" w:leader="dot" w:pos="9350"/>
            </w:tabs>
            <w:spacing w:line="480" w:lineRule="auto"/>
            <w:rPr>
              <w:rFonts w:ascii="Times New Roman" w:eastAsiaTheme="minorEastAsia" w:hAnsi="Times New Roman" w:cs="Times New Roman"/>
              <w:noProof/>
              <w:sz w:val="24"/>
              <w:szCs w:val="24"/>
            </w:rPr>
          </w:pPr>
          <w:hyperlink w:anchor="_Toc143455009" w:history="1">
            <w:r w:rsidR="006B6430" w:rsidRPr="00713ADC">
              <w:rPr>
                <w:rStyle w:val="Hyperlink"/>
                <w:rFonts w:ascii="Times New Roman" w:hAnsi="Times New Roman" w:cs="Times New Roman"/>
                <w:noProof/>
                <w:sz w:val="24"/>
                <w:szCs w:val="24"/>
              </w:rPr>
              <w:t>Model Sensitivity to Key Drivers</w:t>
            </w:r>
            <w:r w:rsidR="006B6430" w:rsidRPr="00713ADC">
              <w:rPr>
                <w:rFonts w:ascii="Times New Roman" w:hAnsi="Times New Roman" w:cs="Times New Roman"/>
                <w:noProof/>
                <w:webHidden/>
                <w:sz w:val="24"/>
                <w:szCs w:val="24"/>
              </w:rPr>
              <w:tab/>
            </w:r>
            <w:r w:rsidR="006B6430" w:rsidRPr="00713ADC">
              <w:rPr>
                <w:rFonts w:ascii="Times New Roman" w:hAnsi="Times New Roman" w:cs="Times New Roman"/>
                <w:noProof/>
                <w:webHidden/>
                <w:sz w:val="24"/>
                <w:szCs w:val="24"/>
              </w:rPr>
              <w:fldChar w:fldCharType="begin"/>
            </w:r>
            <w:r w:rsidR="006B6430" w:rsidRPr="00713ADC">
              <w:rPr>
                <w:rFonts w:ascii="Times New Roman" w:hAnsi="Times New Roman" w:cs="Times New Roman"/>
                <w:noProof/>
                <w:webHidden/>
                <w:sz w:val="24"/>
                <w:szCs w:val="24"/>
              </w:rPr>
              <w:instrText xml:space="preserve"> PAGEREF _Toc143455009 \h </w:instrText>
            </w:r>
            <w:r w:rsidR="006B6430" w:rsidRPr="00713ADC">
              <w:rPr>
                <w:rFonts w:ascii="Times New Roman" w:hAnsi="Times New Roman" w:cs="Times New Roman"/>
                <w:noProof/>
                <w:webHidden/>
                <w:sz w:val="24"/>
                <w:szCs w:val="24"/>
              </w:rPr>
            </w:r>
            <w:r w:rsidR="006B6430" w:rsidRPr="00713ADC">
              <w:rPr>
                <w:rFonts w:ascii="Times New Roman" w:hAnsi="Times New Roman" w:cs="Times New Roman"/>
                <w:noProof/>
                <w:webHidden/>
                <w:sz w:val="24"/>
                <w:szCs w:val="24"/>
              </w:rPr>
              <w:fldChar w:fldCharType="separate"/>
            </w:r>
            <w:r w:rsidR="006B6430" w:rsidRPr="00713ADC">
              <w:rPr>
                <w:rFonts w:ascii="Times New Roman" w:hAnsi="Times New Roman" w:cs="Times New Roman"/>
                <w:noProof/>
                <w:webHidden/>
                <w:sz w:val="24"/>
                <w:szCs w:val="24"/>
              </w:rPr>
              <w:t>30</w:t>
            </w:r>
            <w:r w:rsidR="006B6430" w:rsidRPr="00713ADC">
              <w:rPr>
                <w:rFonts w:ascii="Times New Roman" w:hAnsi="Times New Roman" w:cs="Times New Roman"/>
                <w:noProof/>
                <w:webHidden/>
                <w:sz w:val="24"/>
                <w:szCs w:val="24"/>
              </w:rPr>
              <w:fldChar w:fldCharType="end"/>
            </w:r>
          </w:hyperlink>
        </w:p>
        <w:p w14:paraId="45515F5E" w14:textId="1F70FFE5" w:rsidR="006B6430" w:rsidRPr="00713ADC" w:rsidRDefault="00000000" w:rsidP="00713ADC">
          <w:pPr>
            <w:pStyle w:val="TOC1"/>
            <w:rPr>
              <w:rFonts w:eastAsiaTheme="minorEastAsia"/>
              <w:noProof/>
            </w:rPr>
          </w:pPr>
          <w:hyperlink w:anchor="_Toc143455010" w:history="1">
            <w:r w:rsidR="006B6430" w:rsidRPr="00713ADC">
              <w:rPr>
                <w:rStyle w:val="Hyperlink"/>
                <w:rFonts w:ascii="Times New Roman" w:hAnsi="Times New Roman" w:cs="Times New Roman"/>
                <w:noProof/>
                <w:sz w:val="24"/>
                <w:szCs w:val="24"/>
              </w:rPr>
              <w:t>Logistic Regression</w:t>
            </w:r>
            <w:r w:rsidR="006B6430" w:rsidRPr="00713ADC">
              <w:rPr>
                <w:noProof/>
                <w:webHidden/>
              </w:rPr>
              <w:tab/>
            </w:r>
            <w:r w:rsidR="006B6430" w:rsidRPr="00713ADC">
              <w:rPr>
                <w:noProof/>
                <w:webHidden/>
              </w:rPr>
              <w:fldChar w:fldCharType="begin"/>
            </w:r>
            <w:r w:rsidR="006B6430" w:rsidRPr="00713ADC">
              <w:rPr>
                <w:noProof/>
                <w:webHidden/>
              </w:rPr>
              <w:instrText xml:space="preserve"> PAGEREF _Toc143455010 \h </w:instrText>
            </w:r>
            <w:r w:rsidR="006B6430" w:rsidRPr="00713ADC">
              <w:rPr>
                <w:noProof/>
                <w:webHidden/>
              </w:rPr>
            </w:r>
            <w:r w:rsidR="006B6430" w:rsidRPr="00713ADC">
              <w:rPr>
                <w:noProof/>
                <w:webHidden/>
              </w:rPr>
              <w:fldChar w:fldCharType="separate"/>
            </w:r>
            <w:r w:rsidR="006B6430" w:rsidRPr="00713ADC">
              <w:rPr>
                <w:noProof/>
                <w:webHidden/>
              </w:rPr>
              <w:t>31</w:t>
            </w:r>
            <w:r w:rsidR="006B6430" w:rsidRPr="00713ADC">
              <w:rPr>
                <w:noProof/>
                <w:webHidden/>
              </w:rPr>
              <w:fldChar w:fldCharType="end"/>
            </w:r>
          </w:hyperlink>
        </w:p>
        <w:p w14:paraId="5DC483FF" w14:textId="438BDD42" w:rsidR="006B6430" w:rsidRPr="00713ADC" w:rsidRDefault="00000000" w:rsidP="00713ADC">
          <w:pPr>
            <w:pStyle w:val="TOC1"/>
            <w:rPr>
              <w:rFonts w:eastAsiaTheme="minorEastAsia"/>
              <w:noProof/>
            </w:rPr>
          </w:pPr>
          <w:hyperlink w:anchor="_Toc143455011" w:history="1">
            <w:r w:rsidR="006B6430" w:rsidRPr="00713ADC">
              <w:rPr>
                <w:rStyle w:val="Hyperlink"/>
                <w:rFonts w:ascii="Times New Roman" w:hAnsi="Times New Roman" w:cs="Times New Roman"/>
                <w:noProof/>
                <w:sz w:val="24"/>
                <w:szCs w:val="24"/>
              </w:rPr>
              <w:t>Neural Networks.</w:t>
            </w:r>
            <w:r w:rsidR="006B6430" w:rsidRPr="00713ADC">
              <w:rPr>
                <w:noProof/>
                <w:webHidden/>
              </w:rPr>
              <w:tab/>
            </w:r>
            <w:r w:rsidR="006B6430" w:rsidRPr="00713ADC">
              <w:rPr>
                <w:noProof/>
                <w:webHidden/>
              </w:rPr>
              <w:fldChar w:fldCharType="begin"/>
            </w:r>
            <w:r w:rsidR="006B6430" w:rsidRPr="00713ADC">
              <w:rPr>
                <w:noProof/>
                <w:webHidden/>
              </w:rPr>
              <w:instrText xml:space="preserve"> PAGEREF _Toc143455011 \h </w:instrText>
            </w:r>
            <w:r w:rsidR="006B6430" w:rsidRPr="00713ADC">
              <w:rPr>
                <w:noProof/>
                <w:webHidden/>
              </w:rPr>
            </w:r>
            <w:r w:rsidR="006B6430" w:rsidRPr="00713ADC">
              <w:rPr>
                <w:noProof/>
                <w:webHidden/>
              </w:rPr>
              <w:fldChar w:fldCharType="separate"/>
            </w:r>
            <w:r w:rsidR="006B6430" w:rsidRPr="00713ADC">
              <w:rPr>
                <w:noProof/>
                <w:webHidden/>
              </w:rPr>
              <w:t>32</w:t>
            </w:r>
            <w:r w:rsidR="006B6430" w:rsidRPr="00713ADC">
              <w:rPr>
                <w:noProof/>
                <w:webHidden/>
              </w:rPr>
              <w:fldChar w:fldCharType="end"/>
            </w:r>
          </w:hyperlink>
        </w:p>
        <w:p w14:paraId="5708A839" w14:textId="53C1DB7B" w:rsidR="006B6430" w:rsidRPr="00713ADC" w:rsidRDefault="00000000" w:rsidP="00713ADC">
          <w:pPr>
            <w:pStyle w:val="TOC1"/>
            <w:rPr>
              <w:rFonts w:eastAsiaTheme="minorEastAsia"/>
              <w:noProof/>
            </w:rPr>
          </w:pPr>
          <w:hyperlink w:anchor="_Toc143455012" w:history="1">
            <w:r w:rsidR="006B6430" w:rsidRPr="00713ADC">
              <w:rPr>
                <w:rStyle w:val="Hyperlink"/>
                <w:rFonts w:ascii="Times New Roman" w:hAnsi="Times New Roman" w:cs="Times New Roman"/>
                <w:noProof/>
                <w:sz w:val="24"/>
                <w:szCs w:val="24"/>
              </w:rPr>
              <w:t>Model Comparison</w:t>
            </w:r>
            <w:r w:rsidR="006B6430" w:rsidRPr="00713ADC">
              <w:rPr>
                <w:noProof/>
                <w:webHidden/>
              </w:rPr>
              <w:tab/>
            </w:r>
            <w:r w:rsidR="006B6430" w:rsidRPr="00713ADC">
              <w:rPr>
                <w:noProof/>
                <w:webHidden/>
              </w:rPr>
              <w:fldChar w:fldCharType="begin"/>
            </w:r>
            <w:r w:rsidR="006B6430" w:rsidRPr="00713ADC">
              <w:rPr>
                <w:noProof/>
                <w:webHidden/>
              </w:rPr>
              <w:instrText xml:space="preserve"> PAGEREF _Toc143455012 \h </w:instrText>
            </w:r>
            <w:r w:rsidR="006B6430" w:rsidRPr="00713ADC">
              <w:rPr>
                <w:noProof/>
                <w:webHidden/>
              </w:rPr>
            </w:r>
            <w:r w:rsidR="006B6430" w:rsidRPr="00713ADC">
              <w:rPr>
                <w:noProof/>
                <w:webHidden/>
              </w:rPr>
              <w:fldChar w:fldCharType="separate"/>
            </w:r>
            <w:r w:rsidR="006B6430" w:rsidRPr="00713ADC">
              <w:rPr>
                <w:noProof/>
                <w:webHidden/>
              </w:rPr>
              <w:t>34</w:t>
            </w:r>
            <w:r w:rsidR="006B6430" w:rsidRPr="00713ADC">
              <w:rPr>
                <w:noProof/>
                <w:webHidden/>
              </w:rPr>
              <w:fldChar w:fldCharType="end"/>
            </w:r>
          </w:hyperlink>
        </w:p>
        <w:p w14:paraId="022A83B4" w14:textId="2402C3D6" w:rsidR="006B6430" w:rsidRPr="00713ADC" w:rsidRDefault="00000000" w:rsidP="00713ADC">
          <w:pPr>
            <w:pStyle w:val="TOC1"/>
            <w:rPr>
              <w:rFonts w:eastAsiaTheme="minorEastAsia"/>
              <w:noProof/>
            </w:rPr>
          </w:pPr>
          <w:hyperlink w:anchor="_Toc143455013" w:history="1">
            <w:r w:rsidR="006B6430" w:rsidRPr="00713ADC">
              <w:rPr>
                <w:rStyle w:val="Hyperlink"/>
                <w:rFonts w:ascii="Times New Roman" w:hAnsi="Times New Roman" w:cs="Times New Roman"/>
                <w:b/>
                <w:bCs/>
                <w:noProof/>
                <w:sz w:val="24"/>
                <w:szCs w:val="24"/>
              </w:rPr>
              <w:t>Initial Model Fit Statistics</w:t>
            </w:r>
            <w:r w:rsidR="006B6430" w:rsidRPr="00713ADC">
              <w:rPr>
                <w:noProof/>
                <w:webHidden/>
              </w:rPr>
              <w:tab/>
            </w:r>
            <w:r w:rsidR="006B6430" w:rsidRPr="00713ADC">
              <w:rPr>
                <w:noProof/>
                <w:webHidden/>
              </w:rPr>
              <w:fldChar w:fldCharType="begin"/>
            </w:r>
            <w:r w:rsidR="006B6430" w:rsidRPr="00713ADC">
              <w:rPr>
                <w:noProof/>
                <w:webHidden/>
              </w:rPr>
              <w:instrText xml:space="preserve"> PAGEREF _Toc143455013 \h </w:instrText>
            </w:r>
            <w:r w:rsidR="006B6430" w:rsidRPr="00713ADC">
              <w:rPr>
                <w:noProof/>
                <w:webHidden/>
              </w:rPr>
            </w:r>
            <w:r w:rsidR="006B6430" w:rsidRPr="00713ADC">
              <w:rPr>
                <w:noProof/>
                <w:webHidden/>
              </w:rPr>
              <w:fldChar w:fldCharType="separate"/>
            </w:r>
            <w:r w:rsidR="006B6430" w:rsidRPr="00713ADC">
              <w:rPr>
                <w:noProof/>
                <w:webHidden/>
              </w:rPr>
              <w:t>35</w:t>
            </w:r>
            <w:r w:rsidR="006B6430" w:rsidRPr="00713ADC">
              <w:rPr>
                <w:noProof/>
                <w:webHidden/>
              </w:rPr>
              <w:fldChar w:fldCharType="end"/>
            </w:r>
          </w:hyperlink>
        </w:p>
        <w:p w14:paraId="340B4092" w14:textId="7DD7BEDC" w:rsidR="006B6430" w:rsidRPr="00713ADC" w:rsidRDefault="00000000" w:rsidP="00713ADC">
          <w:pPr>
            <w:pStyle w:val="TOC1"/>
            <w:rPr>
              <w:rFonts w:eastAsiaTheme="minorEastAsia"/>
              <w:noProof/>
            </w:rPr>
          </w:pPr>
          <w:hyperlink w:anchor="_Toc143455014" w:history="1">
            <w:r w:rsidR="006B6430" w:rsidRPr="00713ADC">
              <w:rPr>
                <w:rStyle w:val="Hyperlink"/>
                <w:rFonts w:ascii="Times New Roman" w:hAnsi="Times New Roman" w:cs="Times New Roman"/>
                <w:noProof/>
                <w:sz w:val="24"/>
                <w:szCs w:val="24"/>
              </w:rPr>
              <w:t>Risk Tiering (e.g., no action, report, refit, rebuild)</w:t>
            </w:r>
            <w:r w:rsidR="006B6430" w:rsidRPr="00713ADC">
              <w:rPr>
                <w:noProof/>
                <w:webHidden/>
              </w:rPr>
              <w:tab/>
            </w:r>
            <w:r w:rsidR="006B6430" w:rsidRPr="00713ADC">
              <w:rPr>
                <w:noProof/>
                <w:webHidden/>
              </w:rPr>
              <w:fldChar w:fldCharType="begin"/>
            </w:r>
            <w:r w:rsidR="006B6430" w:rsidRPr="00713ADC">
              <w:rPr>
                <w:noProof/>
                <w:webHidden/>
              </w:rPr>
              <w:instrText xml:space="preserve"> PAGEREF _Toc143455014 \h </w:instrText>
            </w:r>
            <w:r w:rsidR="006B6430" w:rsidRPr="00713ADC">
              <w:rPr>
                <w:noProof/>
                <w:webHidden/>
              </w:rPr>
            </w:r>
            <w:r w:rsidR="006B6430" w:rsidRPr="00713ADC">
              <w:rPr>
                <w:noProof/>
                <w:webHidden/>
              </w:rPr>
              <w:fldChar w:fldCharType="separate"/>
            </w:r>
            <w:r w:rsidR="006B6430" w:rsidRPr="00713ADC">
              <w:rPr>
                <w:noProof/>
                <w:webHidden/>
              </w:rPr>
              <w:t>36</w:t>
            </w:r>
            <w:r w:rsidR="006B6430" w:rsidRPr="00713ADC">
              <w:rPr>
                <w:noProof/>
                <w:webHidden/>
              </w:rPr>
              <w:fldChar w:fldCharType="end"/>
            </w:r>
          </w:hyperlink>
        </w:p>
        <w:p w14:paraId="2EB8F304" w14:textId="3E217CAC" w:rsidR="006B6430" w:rsidRPr="00713ADC" w:rsidRDefault="00000000" w:rsidP="00713ADC">
          <w:pPr>
            <w:pStyle w:val="TOC1"/>
            <w:rPr>
              <w:rFonts w:eastAsiaTheme="minorEastAsia"/>
              <w:noProof/>
            </w:rPr>
          </w:pPr>
          <w:hyperlink w:anchor="_Toc143455015" w:history="1">
            <w:r w:rsidR="006B6430" w:rsidRPr="00713ADC">
              <w:rPr>
                <w:rStyle w:val="Hyperlink"/>
                <w:rFonts w:ascii="Times New Roman" w:hAnsi="Times New Roman" w:cs="Times New Roman"/>
                <w:b/>
                <w:bCs/>
                <w:noProof/>
                <w:sz w:val="24"/>
                <w:szCs w:val="24"/>
              </w:rPr>
              <w:t>Model Assumptions and Limitations</w:t>
            </w:r>
            <w:r w:rsidR="006B6430" w:rsidRPr="00713ADC">
              <w:rPr>
                <w:noProof/>
                <w:webHidden/>
              </w:rPr>
              <w:tab/>
            </w:r>
            <w:r w:rsidR="006B6430" w:rsidRPr="00713ADC">
              <w:rPr>
                <w:noProof/>
                <w:webHidden/>
              </w:rPr>
              <w:fldChar w:fldCharType="begin"/>
            </w:r>
            <w:r w:rsidR="006B6430" w:rsidRPr="00713ADC">
              <w:rPr>
                <w:noProof/>
                <w:webHidden/>
              </w:rPr>
              <w:instrText xml:space="preserve"> PAGEREF _Toc143455015 \h </w:instrText>
            </w:r>
            <w:r w:rsidR="006B6430" w:rsidRPr="00713ADC">
              <w:rPr>
                <w:noProof/>
                <w:webHidden/>
              </w:rPr>
            </w:r>
            <w:r w:rsidR="006B6430" w:rsidRPr="00713ADC">
              <w:rPr>
                <w:noProof/>
                <w:webHidden/>
              </w:rPr>
              <w:fldChar w:fldCharType="separate"/>
            </w:r>
            <w:r w:rsidR="006B6430" w:rsidRPr="00713ADC">
              <w:rPr>
                <w:noProof/>
                <w:webHidden/>
              </w:rPr>
              <w:t>37</w:t>
            </w:r>
            <w:r w:rsidR="006B6430" w:rsidRPr="00713ADC">
              <w:rPr>
                <w:noProof/>
                <w:webHidden/>
              </w:rPr>
              <w:fldChar w:fldCharType="end"/>
            </w:r>
          </w:hyperlink>
        </w:p>
        <w:p w14:paraId="084F9FFF" w14:textId="081E2812" w:rsidR="006B6430" w:rsidRPr="00713ADC" w:rsidRDefault="00000000" w:rsidP="00713ADC">
          <w:pPr>
            <w:pStyle w:val="TOC1"/>
            <w:rPr>
              <w:rFonts w:eastAsiaTheme="minorEastAsia"/>
              <w:noProof/>
            </w:rPr>
          </w:pPr>
          <w:hyperlink w:anchor="_Toc143455016" w:history="1">
            <w:r w:rsidR="006B6430" w:rsidRPr="00713ADC">
              <w:rPr>
                <w:rStyle w:val="Hyperlink"/>
                <w:rFonts w:ascii="Times New Roman" w:hAnsi="Times New Roman" w:cs="Times New Roman"/>
                <w:b/>
                <w:bCs/>
                <w:noProof/>
                <w:sz w:val="24"/>
                <w:szCs w:val="24"/>
              </w:rPr>
              <w:t>Recommendations</w:t>
            </w:r>
            <w:r w:rsidR="006B6430" w:rsidRPr="00713ADC">
              <w:rPr>
                <w:noProof/>
                <w:webHidden/>
              </w:rPr>
              <w:tab/>
            </w:r>
            <w:r w:rsidR="006B6430" w:rsidRPr="00713ADC">
              <w:rPr>
                <w:noProof/>
                <w:webHidden/>
              </w:rPr>
              <w:fldChar w:fldCharType="begin"/>
            </w:r>
            <w:r w:rsidR="006B6430" w:rsidRPr="00713ADC">
              <w:rPr>
                <w:noProof/>
                <w:webHidden/>
              </w:rPr>
              <w:instrText xml:space="preserve"> PAGEREF _Toc143455016 \h </w:instrText>
            </w:r>
            <w:r w:rsidR="006B6430" w:rsidRPr="00713ADC">
              <w:rPr>
                <w:noProof/>
                <w:webHidden/>
              </w:rPr>
            </w:r>
            <w:r w:rsidR="006B6430" w:rsidRPr="00713ADC">
              <w:rPr>
                <w:noProof/>
                <w:webHidden/>
              </w:rPr>
              <w:fldChar w:fldCharType="separate"/>
            </w:r>
            <w:r w:rsidR="006B6430" w:rsidRPr="00713ADC">
              <w:rPr>
                <w:noProof/>
                <w:webHidden/>
              </w:rPr>
              <w:t>38</w:t>
            </w:r>
            <w:r w:rsidR="006B6430" w:rsidRPr="00713ADC">
              <w:rPr>
                <w:noProof/>
                <w:webHidden/>
              </w:rPr>
              <w:fldChar w:fldCharType="end"/>
            </w:r>
          </w:hyperlink>
        </w:p>
        <w:p w14:paraId="71B9AE4F" w14:textId="65C8F81F" w:rsidR="006B6430" w:rsidRPr="00713ADC" w:rsidRDefault="00000000" w:rsidP="00713ADC">
          <w:pPr>
            <w:pStyle w:val="TOC1"/>
            <w:rPr>
              <w:rFonts w:eastAsiaTheme="minorEastAsia"/>
              <w:noProof/>
            </w:rPr>
          </w:pPr>
          <w:hyperlink w:anchor="_Toc143455017" w:history="1">
            <w:r w:rsidR="006B6430" w:rsidRPr="00713ADC">
              <w:rPr>
                <w:rStyle w:val="Hyperlink"/>
                <w:rFonts w:ascii="Times New Roman" w:hAnsi="Times New Roman" w:cs="Times New Roman"/>
                <w:b/>
                <w:bCs/>
                <w:noProof/>
                <w:sz w:val="24"/>
                <w:szCs w:val="24"/>
              </w:rPr>
              <w:t>Conclusions</w:t>
            </w:r>
            <w:r w:rsidR="006B6430" w:rsidRPr="00713ADC">
              <w:rPr>
                <w:noProof/>
                <w:webHidden/>
              </w:rPr>
              <w:tab/>
            </w:r>
            <w:r w:rsidR="006B6430" w:rsidRPr="00713ADC">
              <w:rPr>
                <w:noProof/>
                <w:webHidden/>
              </w:rPr>
              <w:fldChar w:fldCharType="begin"/>
            </w:r>
            <w:r w:rsidR="006B6430" w:rsidRPr="00713ADC">
              <w:rPr>
                <w:noProof/>
                <w:webHidden/>
              </w:rPr>
              <w:instrText xml:space="preserve"> PAGEREF _Toc143455017 \h </w:instrText>
            </w:r>
            <w:r w:rsidR="006B6430" w:rsidRPr="00713ADC">
              <w:rPr>
                <w:noProof/>
                <w:webHidden/>
              </w:rPr>
            </w:r>
            <w:r w:rsidR="006B6430" w:rsidRPr="00713ADC">
              <w:rPr>
                <w:noProof/>
                <w:webHidden/>
              </w:rPr>
              <w:fldChar w:fldCharType="separate"/>
            </w:r>
            <w:r w:rsidR="006B6430" w:rsidRPr="00713ADC">
              <w:rPr>
                <w:noProof/>
                <w:webHidden/>
              </w:rPr>
              <w:t>40</w:t>
            </w:r>
            <w:r w:rsidR="006B6430" w:rsidRPr="00713ADC">
              <w:rPr>
                <w:noProof/>
                <w:webHidden/>
              </w:rPr>
              <w:fldChar w:fldCharType="end"/>
            </w:r>
          </w:hyperlink>
        </w:p>
        <w:p w14:paraId="7B610122" w14:textId="5F4BFBCD" w:rsidR="006B6430" w:rsidRPr="00713ADC" w:rsidRDefault="00000000" w:rsidP="00713ADC">
          <w:pPr>
            <w:pStyle w:val="TOC1"/>
            <w:rPr>
              <w:rFonts w:eastAsiaTheme="minorEastAsia"/>
              <w:noProof/>
            </w:rPr>
          </w:pPr>
          <w:hyperlink w:anchor="_Toc143455018" w:history="1">
            <w:r w:rsidR="006B6430" w:rsidRPr="00713ADC">
              <w:rPr>
                <w:rStyle w:val="Hyperlink"/>
                <w:rFonts w:ascii="Times New Roman" w:hAnsi="Times New Roman" w:cs="Times New Roman"/>
                <w:b/>
                <w:bCs/>
                <w:noProof/>
                <w:sz w:val="24"/>
                <w:szCs w:val="24"/>
              </w:rPr>
              <w:t>References</w:t>
            </w:r>
            <w:r w:rsidR="006B6430" w:rsidRPr="00713ADC">
              <w:rPr>
                <w:noProof/>
                <w:webHidden/>
              </w:rPr>
              <w:tab/>
            </w:r>
            <w:r w:rsidR="006B6430" w:rsidRPr="00713ADC">
              <w:rPr>
                <w:noProof/>
                <w:webHidden/>
              </w:rPr>
              <w:fldChar w:fldCharType="begin"/>
            </w:r>
            <w:r w:rsidR="006B6430" w:rsidRPr="00713ADC">
              <w:rPr>
                <w:noProof/>
                <w:webHidden/>
              </w:rPr>
              <w:instrText xml:space="preserve"> PAGEREF _Toc143455018 \h </w:instrText>
            </w:r>
            <w:r w:rsidR="006B6430" w:rsidRPr="00713ADC">
              <w:rPr>
                <w:noProof/>
                <w:webHidden/>
              </w:rPr>
            </w:r>
            <w:r w:rsidR="006B6430" w:rsidRPr="00713ADC">
              <w:rPr>
                <w:noProof/>
                <w:webHidden/>
              </w:rPr>
              <w:fldChar w:fldCharType="separate"/>
            </w:r>
            <w:r w:rsidR="006B6430" w:rsidRPr="00713ADC">
              <w:rPr>
                <w:noProof/>
                <w:webHidden/>
              </w:rPr>
              <w:t>41</w:t>
            </w:r>
            <w:r w:rsidR="006B6430" w:rsidRPr="00713ADC">
              <w:rPr>
                <w:noProof/>
                <w:webHidden/>
              </w:rPr>
              <w:fldChar w:fldCharType="end"/>
            </w:r>
          </w:hyperlink>
        </w:p>
        <w:p w14:paraId="375CB3B6" w14:textId="5375800B" w:rsidR="00B0480A" w:rsidRPr="00C44BAE" w:rsidRDefault="00B0480A" w:rsidP="00713ADC">
          <w:pPr>
            <w:spacing w:line="480" w:lineRule="auto"/>
            <w:jc w:val="both"/>
            <w:rPr>
              <w:rFonts w:ascii="Times New Roman" w:hAnsi="Times New Roman" w:cs="Times New Roman"/>
            </w:rPr>
          </w:pPr>
          <w:r w:rsidRPr="00713ADC">
            <w:rPr>
              <w:rFonts w:ascii="Times New Roman" w:hAnsi="Times New Roman" w:cs="Times New Roman"/>
              <w:b/>
              <w:bCs/>
              <w:noProof/>
              <w:sz w:val="24"/>
              <w:szCs w:val="24"/>
            </w:rPr>
            <w:fldChar w:fldCharType="end"/>
          </w:r>
        </w:p>
      </w:sdtContent>
    </w:sdt>
    <w:p w14:paraId="20468731" w14:textId="612CC790" w:rsidR="00C17096" w:rsidRDefault="00C17096" w:rsidP="006B6430">
      <w:pPr>
        <w:spacing w:line="480" w:lineRule="auto"/>
        <w:rPr>
          <w:rFonts w:ascii="Times New Roman" w:hAnsi="Times New Roman" w:cs="Times New Roman"/>
          <w:b/>
          <w:bCs/>
        </w:rPr>
      </w:pPr>
      <w:r>
        <w:rPr>
          <w:rFonts w:ascii="Times New Roman" w:hAnsi="Times New Roman" w:cs="Times New Roman"/>
          <w:b/>
          <w:bCs/>
        </w:rPr>
        <w:br w:type="page"/>
      </w:r>
    </w:p>
    <w:p w14:paraId="0DF0BF86" w14:textId="77777777" w:rsidR="00FD5523" w:rsidRPr="00C44BAE" w:rsidRDefault="00FD5523" w:rsidP="00713ADC">
      <w:pPr>
        <w:pStyle w:val="TOC1"/>
      </w:pPr>
    </w:p>
    <w:p w14:paraId="36D1A923" w14:textId="77777777" w:rsidR="00CC270F" w:rsidRPr="00C44BAE" w:rsidRDefault="4FD80228" w:rsidP="006B6430">
      <w:pPr>
        <w:pStyle w:val="Heading1"/>
        <w:spacing w:line="480" w:lineRule="auto"/>
        <w:jc w:val="both"/>
        <w:rPr>
          <w:rFonts w:ascii="Times New Roman" w:hAnsi="Times New Roman" w:cs="Times New Roman"/>
          <w:b/>
          <w:bCs/>
        </w:rPr>
      </w:pPr>
      <w:bookmarkStart w:id="7" w:name="_Toc1984839431"/>
      <w:bookmarkStart w:id="8" w:name="_Toc143454984"/>
      <w:r w:rsidRPr="00C44BAE">
        <w:rPr>
          <w:rFonts w:ascii="Times New Roman" w:hAnsi="Times New Roman" w:cs="Times New Roman"/>
          <w:b/>
          <w:bCs/>
        </w:rPr>
        <w:t>Executive Summary</w:t>
      </w:r>
      <w:bookmarkEnd w:id="7"/>
      <w:bookmarkEnd w:id="8"/>
    </w:p>
    <w:p w14:paraId="77CBF37F" w14:textId="11A2A878" w:rsidR="00FE3B59" w:rsidRPr="008451A4" w:rsidRDefault="60771AA9" w:rsidP="006B6430">
      <w:pPr>
        <w:spacing w:line="480" w:lineRule="auto"/>
        <w:jc w:val="both"/>
        <w:rPr>
          <w:rFonts w:ascii="Times New Roman" w:eastAsiaTheme="minorEastAsia" w:hAnsi="Times New Roman" w:cs="Times New Roman"/>
          <w:sz w:val="24"/>
          <w:szCs w:val="24"/>
        </w:rPr>
      </w:pPr>
      <w:r w:rsidRPr="008451A4">
        <w:rPr>
          <w:rFonts w:ascii="Times New Roman" w:eastAsiaTheme="minorEastAsia" w:hAnsi="Times New Roman" w:cs="Times New Roman"/>
          <w:sz w:val="24"/>
          <w:szCs w:val="24"/>
        </w:rPr>
        <w:t xml:space="preserve">In recent times, banks and other lending institutions have witnessed a surge in consumer credit debt including credit card debt. Canada’s total consumer debt as of the end of Q1 2023 stood at </w:t>
      </w:r>
      <w:bookmarkStart w:id="9" w:name="_Int_FMWZll6X"/>
      <w:r w:rsidRPr="008451A4">
        <w:rPr>
          <w:rFonts w:ascii="Times New Roman" w:eastAsiaTheme="minorEastAsia" w:hAnsi="Times New Roman" w:cs="Times New Roman"/>
          <w:sz w:val="24"/>
          <w:szCs w:val="24"/>
        </w:rPr>
        <w:t>$2.37 trillion</w:t>
      </w:r>
      <w:bookmarkEnd w:id="9"/>
      <w:r w:rsidRPr="008451A4">
        <w:rPr>
          <w:rFonts w:ascii="Times New Roman" w:eastAsiaTheme="minorEastAsia" w:hAnsi="Times New Roman" w:cs="Times New Roman"/>
          <w:sz w:val="24"/>
          <w:szCs w:val="24"/>
        </w:rPr>
        <w:t xml:space="preserve"> while that of the United States of America (USA) stood at </w:t>
      </w:r>
      <w:bookmarkStart w:id="10" w:name="_Int_DbNdM4MD"/>
      <w:r w:rsidRPr="008451A4">
        <w:rPr>
          <w:rFonts w:ascii="Times New Roman" w:eastAsiaTheme="minorEastAsia" w:hAnsi="Times New Roman" w:cs="Times New Roman"/>
          <w:sz w:val="24"/>
          <w:szCs w:val="24"/>
        </w:rPr>
        <w:t>$17 trillion</w:t>
      </w:r>
      <w:bookmarkEnd w:id="10"/>
      <w:r w:rsidRPr="008451A4">
        <w:rPr>
          <w:rFonts w:ascii="Times New Roman" w:eastAsiaTheme="minorEastAsia" w:hAnsi="Times New Roman" w:cs="Times New Roman"/>
          <w:sz w:val="24"/>
          <w:szCs w:val="24"/>
        </w:rPr>
        <w:t xml:space="preserve">. The total credit card debt of Canada as of the end of 2022 was </w:t>
      </w:r>
      <w:bookmarkStart w:id="11" w:name="_Int_PjWV9k1R"/>
      <w:r w:rsidRPr="008451A4">
        <w:rPr>
          <w:rFonts w:ascii="Times New Roman" w:eastAsiaTheme="minorEastAsia" w:hAnsi="Times New Roman" w:cs="Times New Roman"/>
          <w:sz w:val="24"/>
          <w:szCs w:val="24"/>
        </w:rPr>
        <w:t>$100 billion</w:t>
      </w:r>
      <w:bookmarkEnd w:id="11"/>
      <w:r w:rsidRPr="008451A4">
        <w:rPr>
          <w:rFonts w:ascii="Times New Roman" w:eastAsiaTheme="minorEastAsia" w:hAnsi="Times New Roman" w:cs="Times New Roman"/>
          <w:sz w:val="24"/>
          <w:szCs w:val="24"/>
        </w:rPr>
        <w:t xml:space="preserve"> while that of the USA </w:t>
      </w:r>
      <w:r w:rsidR="00843A8A" w:rsidRPr="008451A4">
        <w:rPr>
          <w:rFonts w:ascii="Times New Roman" w:eastAsiaTheme="minorEastAsia" w:hAnsi="Times New Roman" w:cs="Times New Roman"/>
          <w:sz w:val="24"/>
          <w:szCs w:val="24"/>
        </w:rPr>
        <w:t xml:space="preserve">was </w:t>
      </w:r>
      <w:r w:rsidRPr="008451A4">
        <w:rPr>
          <w:rFonts w:ascii="Times New Roman" w:eastAsiaTheme="minorEastAsia" w:hAnsi="Times New Roman" w:cs="Times New Roman"/>
          <w:sz w:val="24"/>
          <w:szCs w:val="24"/>
        </w:rPr>
        <w:t xml:space="preserve">$1 trillion. </w:t>
      </w:r>
    </w:p>
    <w:p w14:paraId="50BA8D46" w14:textId="77777777" w:rsidR="0025341D" w:rsidRPr="008451A4" w:rsidRDefault="4FD80228" w:rsidP="006B6430">
      <w:pPr>
        <w:spacing w:line="480" w:lineRule="auto"/>
        <w:jc w:val="both"/>
        <w:rPr>
          <w:rFonts w:ascii="Times New Roman" w:eastAsiaTheme="minorEastAsia" w:hAnsi="Times New Roman" w:cs="Times New Roman"/>
          <w:sz w:val="24"/>
          <w:szCs w:val="24"/>
        </w:rPr>
      </w:pPr>
      <w:r w:rsidRPr="008451A4">
        <w:rPr>
          <w:rFonts w:ascii="Times New Roman" w:eastAsiaTheme="minorEastAsia" w:hAnsi="Times New Roman" w:cs="Times New Roman"/>
          <w:sz w:val="24"/>
          <w:szCs w:val="24"/>
        </w:rPr>
        <w:t xml:space="preserve">Our project is to construct an advanced analytics model aimed at predicting credit card default. It serves as a valuable tool for banks and credit lending institutions, offering insights into the key risk factors to consider </w:t>
      </w:r>
      <w:r w:rsidR="00362F83" w:rsidRPr="008451A4">
        <w:rPr>
          <w:rFonts w:ascii="Times New Roman" w:eastAsiaTheme="minorEastAsia" w:hAnsi="Times New Roman" w:cs="Times New Roman"/>
          <w:sz w:val="24"/>
          <w:szCs w:val="24"/>
        </w:rPr>
        <w:t xml:space="preserve">in managing existing customers and </w:t>
      </w:r>
      <w:r w:rsidRPr="008451A4">
        <w:rPr>
          <w:rFonts w:ascii="Times New Roman" w:eastAsiaTheme="minorEastAsia" w:hAnsi="Times New Roman" w:cs="Times New Roman"/>
          <w:sz w:val="24"/>
          <w:szCs w:val="24"/>
        </w:rPr>
        <w:t>before credit card approval decisions</w:t>
      </w:r>
      <w:r w:rsidR="00362F83" w:rsidRPr="008451A4">
        <w:rPr>
          <w:rFonts w:ascii="Times New Roman" w:eastAsiaTheme="minorEastAsia" w:hAnsi="Times New Roman" w:cs="Times New Roman"/>
          <w:sz w:val="24"/>
          <w:szCs w:val="24"/>
        </w:rPr>
        <w:t xml:space="preserve"> for new customers</w:t>
      </w:r>
      <w:r w:rsidRPr="008451A4">
        <w:rPr>
          <w:rFonts w:ascii="Times New Roman" w:eastAsiaTheme="minorEastAsia" w:hAnsi="Times New Roman" w:cs="Times New Roman"/>
          <w:sz w:val="24"/>
          <w:szCs w:val="24"/>
        </w:rPr>
        <w:t xml:space="preserve">. By leveraging this predictive model, potential factors contributing to repayment defaults can be proactively identified and managed, contributing to more informed lending practices. This work is a pivotal component of our journey towards attaining a postgraduate certificate in Business Analytics and Insights from Centennial College's esteemed Business School, situated within the context of the Canadian financial landscape. The culmination of rigorous research and practical implementation, this capstone project demonstrates our proficiency in applying cutting-edge analytical techniques to real-world scenarios. For this endeavor, we harnessed a comprehensive dataset of credit card customers in Taiwan, thoughtfully curated from open-source repositories. With meticulous attention to detail, we meticulously navigated each stage of the model-building process, encompassing data preprocessing, feature engineering, algorithm selection, model training, and validation. This project encapsulates the essence of modern analytics practices and their application to a critical financial domain. Through </w:t>
      </w:r>
      <w:r w:rsidRPr="008451A4">
        <w:rPr>
          <w:rFonts w:ascii="Times New Roman" w:eastAsiaTheme="minorEastAsia" w:hAnsi="Times New Roman" w:cs="Times New Roman"/>
          <w:sz w:val="24"/>
          <w:szCs w:val="24"/>
        </w:rPr>
        <w:lastRenderedPageBreak/>
        <w:t>this document, we aim to articulate the intricate nuances of our approach, unveil the transformative insights gained, and underscore the profound implications for credit risk management. This endeavor stands as a testament to our dedication, skills, and ability to contribute meaningfully to the field of business analytics, all while fulfilling the requirements for graduation from Centennial College's Business School.</w:t>
      </w:r>
      <w:bookmarkStart w:id="12" w:name="_Toc141729752"/>
    </w:p>
    <w:p w14:paraId="466E5FB3" w14:textId="64273F76" w:rsidR="60771AA9" w:rsidRPr="0025341D" w:rsidRDefault="4FD80228" w:rsidP="006B6430">
      <w:pPr>
        <w:pStyle w:val="Heading1"/>
        <w:spacing w:line="480" w:lineRule="auto"/>
        <w:rPr>
          <w:b/>
          <w:bCs/>
        </w:rPr>
      </w:pPr>
      <w:bookmarkStart w:id="13" w:name="_Toc143454985"/>
      <w:r w:rsidRPr="0025341D">
        <w:rPr>
          <w:rStyle w:val="Heading1Char"/>
          <w:b/>
          <w:bCs/>
        </w:rPr>
        <w:t>Introduction</w:t>
      </w:r>
      <w:bookmarkEnd w:id="12"/>
      <w:bookmarkEnd w:id="13"/>
    </w:p>
    <w:p w14:paraId="382780EF" w14:textId="6DF89415" w:rsidR="00A61C63" w:rsidRPr="00C44BAE" w:rsidRDefault="4FD80228" w:rsidP="006B6430">
      <w:pPr>
        <w:pStyle w:val="Heading2"/>
        <w:spacing w:line="480" w:lineRule="auto"/>
        <w:jc w:val="both"/>
        <w:rPr>
          <w:rFonts w:ascii="Times New Roman" w:eastAsiaTheme="minorEastAsia" w:hAnsi="Times New Roman" w:cs="Times New Roman"/>
          <w:b/>
          <w:bCs/>
        </w:rPr>
      </w:pPr>
      <w:bookmarkStart w:id="14" w:name="_Toc2125662889"/>
      <w:bookmarkStart w:id="15" w:name="_Toc143454986"/>
      <w:r w:rsidRPr="00C44BAE">
        <w:rPr>
          <w:rFonts w:ascii="Times New Roman" w:hAnsi="Times New Roman" w:cs="Times New Roman"/>
        </w:rPr>
        <w:t>Background</w:t>
      </w:r>
      <w:bookmarkEnd w:id="14"/>
      <w:bookmarkEnd w:id="15"/>
    </w:p>
    <w:p w14:paraId="2E397595" w14:textId="210E1D48" w:rsidR="0016219E" w:rsidRPr="0025341D" w:rsidRDefault="00F23383" w:rsidP="006B6430">
      <w:pPr>
        <w:spacing w:line="480" w:lineRule="auto"/>
        <w:jc w:val="both"/>
        <w:rPr>
          <w:rFonts w:ascii="Times New Roman" w:eastAsiaTheme="minorEastAsia" w:hAnsi="Times New Roman" w:cs="Times New Roman"/>
          <w:sz w:val="24"/>
          <w:szCs w:val="24"/>
        </w:rPr>
      </w:pPr>
      <w:bookmarkStart w:id="16" w:name="_Hlk143435203"/>
      <w:r w:rsidRPr="0025341D">
        <w:rPr>
          <w:rFonts w:ascii="Times New Roman" w:eastAsiaTheme="minorEastAsia" w:hAnsi="Times New Roman" w:cs="Times New Roman"/>
          <w:sz w:val="24"/>
          <w:szCs w:val="24"/>
        </w:rPr>
        <w:t xml:space="preserve">Credit card default risk has become a serious concern to lenders and the financial system at large. </w:t>
      </w:r>
      <w:r w:rsidR="009473E6" w:rsidRPr="0025341D">
        <w:rPr>
          <w:rFonts w:ascii="Times New Roman" w:eastAsiaTheme="minorEastAsia" w:hAnsi="Times New Roman" w:cs="Times New Roman"/>
          <w:sz w:val="24"/>
          <w:szCs w:val="24"/>
        </w:rPr>
        <w:t xml:space="preserve">This project </w:t>
      </w:r>
      <w:r w:rsidR="00832023" w:rsidRPr="0025341D">
        <w:rPr>
          <w:rFonts w:ascii="Times New Roman" w:eastAsiaTheme="minorEastAsia" w:hAnsi="Times New Roman" w:cs="Times New Roman"/>
          <w:sz w:val="24"/>
          <w:szCs w:val="24"/>
        </w:rPr>
        <w:t xml:space="preserve">recommends that </w:t>
      </w:r>
      <w:r w:rsidR="00793F83" w:rsidRPr="0025341D">
        <w:rPr>
          <w:rFonts w:ascii="Times New Roman" w:eastAsiaTheme="minorEastAsia" w:hAnsi="Times New Roman" w:cs="Times New Roman"/>
          <w:sz w:val="24"/>
          <w:szCs w:val="24"/>
        </w:rPr>
        <w:t xml:space="preserve">banks and other credit lending institutions </w:t>
      </w:r>
      <w:r w:rsidR="005B1CD8" w:rsidRPr="0025341D">
        <w:rPr>
          <w:rFonts w:ascii="Times New Roman" w:eastAsiaTheme="minorEastAsia" w:hAnsi="Times New Roman" w:cs="Times New Roman"/>
          <w:sz w:val="24"/>
          <w:szCs w:val="24"/>
        </w:rPr>
        <w:t>implement</w:t>
      </w:r>
      <w:r w:rsidR="005766BA" w:rsidRPr="0025341D">
        <w:rPr>
          <w:rFonts w:ascii="Times New Roman" w:eastAsiaTheme="minorEastAsia" w:hAnsi="Times New Roman" w:cs="Times New Roman"/>
          <w:sz w:val="24"/>
          <w:szCs w:val="24"/>
        </w:rPr>
        <w:t xml:space="preserve"> </w:t>
      </w:r>
      <w:r w:rsidR="007C0287" w:rsidRPr="0025341D">
        <w:rPr>
          <w:rFonts w:ascii="Times New Roman" w:eastAsiaTheme="minorEastAsia" w:hAnsi="Times New Roman" w:cs="Times New Roman"/>
          <w:sz w:val="24"/>
          <w:szCs w:val="24"/>
        </w:rPr>
        <w:t xml:space="preserve">predictive analytics </w:t>
      </w:r>
      <w:r w:rsidR="002E43FA" w:rsidRPr="0025341D">
        <w:rPr>
          <w:rFonts w:ascii="Times New Roman" w:eastAsiaTheme="minorEastAsia" w:hAnsi="Times New Roman" w:cs="Times New Roman"/>
          <w:sz w:val="24"/>
          <w:szCs w:val="24"/>
        </w:rPr>
        <w:t>models</w:t>
      </w:r>
      <w:r w:rsidR="007C0287" w:rsidRPr="0025341D">
        <w:rPr>
          <w:rFonts w:ascii="Times New Roman" w:eastAsiaTheme="minorEastAsia" w:hAnsi="Times New Roman" w:cs="Times New Roman"/>
          <w:sz w:val="24"/>
          <w:szCs w:val="24"/>
        </w:rPr>
        <w:t xml:space="preserve"> to </w:t>
      </w:r>
      <w:r w:rsidR="00AB67BF" w:rsidRPr="0025341D">
        <w:rPr>
          <w:rFonts w:ascii="Times New Roman" w:eastAsiaTheme="minorEastAsia" w:hAnsi="Times New Roman" w:cs="Times New Roman"/>
          <w:sz w:val="24"/>
          <w:szCs w:val="24"/>
        </w:rPr>
        <w:t xml:space="preserve">manage and mitigate </w:t>
      </w:r>
      <w:r w:rsidR="00FD26BE" w:rsidRPr="0025341D">
        <w:rPr>
          <w:rFonts w:ascii="Times New Roman" w:eastAsiaTheme="minorEastAsia" w:hAnsi="Times New Roman" w:cs="Times New Roman"/>
          <w:sz w:val="24"/>
          <w:szCs w:val="24"/>
        </w:rPr>
        <w:t>credit risk</w:t>
      </w:r>
      <w:r w:rsidR="002E43FA" w:rsidRPr="0025341D">
        <w:rPr>
          <w:rFonts w:ascii="Times New Roman" w:eastAsiaTheme="minorEastAsia" w:hAnsi="Times New Roman" w:cs="Times New Roman"/>
          <w:sz w:val="24"/>
          <w:szCs w:val="24"/>
        </w:rPr>
        <w:t xml:space="preserve">. </w:t>
      </w:r>
      <w:r w:rsidR="007C0287" w:rsidRPr="0025341D">
        <w:rPr>
          <w:rFonts w:ascii="Times New Roman" w:eastAsiaTheme="minorEastAsia" w:hAnsi="Times New Roman" w:cs="Times New Roman"/>
          <w:sz w:val="24"/>
          <w:szCs w:val="24"/>
        </w:rPr>
        <w:t xml:space="preserve"> </w:t>
      </w:r>
      <w:r w:rsidR="00EC045A" w:rsidRPr="0025341D">
        <w:rPr>
          <w:rFonts w:ascii="Times New Roman" w:eastAsiaTheme="minorEastAsia" w:hAnsi="Times New Roman" w:cs="Times New Roman"/>
          <w:sz w:val="24"/>
          <w:szCs w:val="24"/>
        </w:rPr>
        <w:t xml:space="preserve">We intend to build a model that can help to predict credit card </w:t>
      </w:r>
      <w:r w:rsidRPr="0025341D">
        <w:rPr>
          <w:rFonts w:ascii="Times New Roman" w:eastAsiaTheme="minorEastAsia" w:hAnsi="Times New Roman" w:cs="Times New Roman"/>
          <w:sz w:val="24"/>
          <w:szCs w:val="24"/>
        </w:rPr>
        <w:t xml:space="preserve">payment </w:t>
      </w:r>
      <w:r w:rsidR="00EC045A" w:rsidRPr="0025341D">
        <w:rPr>
          <w:rFonts w:ascii="Times New Roman" w:eastAsiaTheme="minorEastAsia" w:hAnsi="Times New Roman" w:cs="Times New Roman"/>
          <w:sz w:val="24"/>
          <w:szCs w:val="24"/>
        </w:rPr>
        <w:t>default by customers thereby posing credit risk to the financial system. The model will help banks and other lenders identify risk factors in credit card customers and how to manage the risk</w:t>
      </w:r>
      <w:bookmarkEnd w:id="16"/>
      <w:r w:rsidR="00EC045A" w:rsidRPr="0025341D">
        <w:rPr>
          <w:rFonts w:ascii="Times New Roman" w:eastAsiaTheme="minorEastAsia" w:hAnsi="Times New Roman" w:cs="Times New Roman"/>
          <w:sz w:val="24"/>
          <w:szCs w:val="24"/>
        </w:rPr>
        <w:t xml:space="preserve">. </w:t>
      </w:r>
    </w:p>
    <w:p w14:paraId="784B6A1D" w14:textId="397DE7FC" w:rsidR="0016219E" w:rsidRPr="00C44BAE" w:rsidRDefault="4FD80228" w:rsidP="006B6430">
      <w:pPr>
        <w:pStyle w:val="Heading2"/>
        <w:spacing w:line="480" w:lineRule="auto"/>
        <w:jc w:val="both"/>
        <w:rPr>
          <w:rFonts w:ascii="Times New Roman" w:eastAsiaTheme="minorEastAsia" w:hAnsi="Times New Roman" w:cs="Times New Roman"/>
          <w:b/>
          <w:bCs/>
        </w:rPr>
      </w:pPr>
      <w:bookmarkStart w:id="17" w:name="_Toc1917762489"/>
      <w:bookmarkStart w:id="18" w:name="_Toc143454987"/>
      <w:r w:rsidRPr="00C44BAE">
        <w:rPr>
          <w:rFonts w:ascii="Times New Roman" w:hAnsi="Times New Roman" w:cs="Times New Roman"/>
        </w:rPr>
        <w:t>Problem Statement</w:t>
      </w:r>
      <w:bookmarkEnd w:id="17"/>
      <w:bookmarkEnd w:id="18"/>
    </w:p>
    <w:p w14:paraId="70AC7B0A" w14:textId="1A8B5505" w:rsidR="00EC045A" w:rsidRPr="0025341D" w:rsidRDefault="60771AA9" w:rsidP="006B6430">
      <w:pPr>
        <w:spacing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 xml:space="preserve">As Canada’s economy continues to face difficult times, the number of individuals and corporations who apply to obtain and use credit cards across the country continues to rise. According to Equifax, as of the end of Q1 2023, Canada’s total consumer debt climbed to $ 2.37 trillion as consumers lean on credit cards. In the same vein, the number of credit cards issued in Q4 increased by 15.3% year-on-year, and almost 1.4 million new credit cards were issued. The rise in total credit card debt comes with the problem of customers’ default on payment for the amount used thereby posing a credit risk to the financial industry and the economy at large. </w:t>
      </w:r>
    </w:p>
    <w:p w14:paraId="23F92A57" w14:textId="193E0FCF" w:rsidR="00EC045A" w:rsidRPr="00C44BAE" w:rsidRDefault="4FD80228" w:rsidP="006B6430">
      <w:pPr>
        <w:pStyle w:val="Heading2"/>
        <w:spacing w:line="480" w:lineRule="auto"/>
        <w:jc w:val="both"/>
        <w:rPr>
          <w:rFonts w:ascii="Times New Roman" w:eastAsiaTheme="minorEastAsia" w:hAnsi="Times New Roman" w:cs="Times New Roman"/>
          <w:b/>
          <w:bCs/>
        </w:rPr>
      </w:pPr>
      <w:bookmarkStart w:id="19" w:name="_Toc705899118"/>
      <w:bookmarkStart w:id="20" w:name="_Toc143454988"/>
      <w:r w:rsidRPr="00C44BAE">
        <w:rPr>
          <w:rFonts w:ascii="Times New Roman" w:hAnsi="Times New Roman" w:cs="Times New Roman"/>
        </w:rPr>
        <w:lastRenderedPageBreak/>
        <w:t>Objectives and Metrics</w:t>
      </w:r>
      <w:bookmarkEnd w:id="19"/>
      <w:bookmarkEnd w:id="20"/>
    </w:p>
    <w:p w14:paraId="62E03BFC" w14:textId="77777777" w:rsidR="005739B1" w:rsidRPr="0025341D" w:rsidRDefault="005739B1" w:rsidP="006B6430">
      <w:pPr>
        <w:spacing w:after="0"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 xml:space="preserve">The cost of living is on the rise and the total household debt in debt stock continues to pile and the total number of Canadians with access to credit increased to about 30.6 million as of the end of Q1 2023. The number of subprime consumers who are in the risk tiers increased by 8.3% and this constituted the largest growth. Total outstanding credit balances increased by 5.6% in Q1 2023. Credit card consumer balances grew by 11.36% in Q1 2023 representing the highest growth in a long time. However, prime consumers still constitute about three-quarters of the consumers indicating a relatively healthy distribution of credit consumers. Despite this, the delinquency rate on credit balances increased by 5.99% YoY in Q1 2023 and this therefore becomes imperative to make predictions to proactively identify consumers who are potential defaulters and manage the credit risk associated with such consumers.  </w:t>
      </w:r>
    </w:p>
    <w:p w14:paraId="55C7A83B" w14:textId="22BC20A4" w:rsidR="00B554DF" w:rsidRPr="0025341D" w:rsidRDefault="00B554DF" w:rsidP="006B6430">
      <w:pPr>
        <w:spacing w:after="0"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 xml:space="preserve">The metrics that will be used to define the success of this analytics project will be geared toward achieving the objective of minimizing the financial losses arising from credit card default and improving collection rates. The following will be the primary metrics for measuring the success of the project upon implementation: </w:t>
      </w:r>
    </w:p>
    <w:p w14:paraId="678DC75B" w14:textId="562AEB2A" w:rsidR="00B554DF" w:rsidRPr="0025341D" w:rsidRDefault="00AE355F" w:rsidP="006B6430">
      <w:pPr>
        <w:pStyle w:val="Default"/>
        <w:numPr>
          <w:ilvl w:val="0"/>
          <w:numId w:val="10"/>
        </w:numPr>
        <w:spacing w:after="183" w:line="480" w:lineRule="auto"/>
        <w:jc w:val="both"/>
        <w:rPr>
          <w:rFonts w:eastAsiaTheme="minorEastAsia"/>
          <w:color w:val="auto"/>
          <w:kern w:val="2"/>
        </w:rPr>
      </w:pPr>
      <w:r w:rsidRPr="0025341D">
        <w:rPr>
          <w:rFonts w:eastAsiaTheme="minorEastAsia"/>
          <w:color w:val="auto"/>
          <w:kern w:val="2"/>
        </w:rPr>
        <w:t>Reduction in c</w:t>
      </w:r>
      <w:r w:rsidR="00B554DF" w:rsidRPr="0025341D">
        <w:rPr>
          <w:rFonts w:eastAsiaTheme="minorEastAsia"/>
          <w:color w:val="auto"/>
          <w:kern w:val="2"/>
        </w:rPr>
        <w:t xml:space="preserve">redit card default (delinquency) rate </w:t>
      </w:r>
    </w:p>
    <w:p w14:paraId="279CCC43" w14:textId="601E25C3" w:rsidR="00B554DF" w:rsidRPr="008451A4" w:rsidRDefault="00F9614D" w:rsidP="006B6430">
      <w:pPr>
        <w:pStyle w:val="Default"/>
        <w:numPr>
          <w:ilvl w:val="0"/>
          <w:numId w:val="10"/>
        </w:numPr>
        <w:spacing w:line="480" w:lineRule="auto"/>
        <w:jc w:val="both"/>
        <w:rPr>
          <w:rFonts w:eastAsiaTheme="minorEastAsia"/>
          <w:color w:val="auto"/>
          <w:kern w:val="2"/>
        </w:rPr>
      </w:pPr>
      <w:r w:rsidRPr="0025341D">
        <w:rPr>
          <w:rFonts w:eastAsiaTheme="minorEastAsia"/>
          <w:color w:val="auto"/>
          <w:kern w:val="2"/>
        </w:rPr>
        <w:t>Increase</w:t>
      </w:r>
      <w:r w:rsidR="00F7469F" w:rsidRPr="0025341D">
        <w:rPr>
          <w:rFonts w:eastAsiaTheme="minorEastAsia"/>
          <w:color w:val="auto"/>
          <w:kern w:val="2"/>
        </w:rPr>
        <w:t xml:space="preserve"> in c</w:t>
      </w:r>
      <w:r w:rsidR="00B554DF" w:rsidRPr="0025341D">
        <w:rPr>
          <w:rFonts w:eastAsiaTheme="minorEastAsia"/>
          <w:color w:val="auto"/>
          <w:kern w:val="2"/>
        </w:rPr>
        <w:t xml:space="preserve">redit card utilization and collection rate </w:t>
      </w:r>
    </w:p>
    <w:p w14:paraId="533A5F54" w14:textId="241CC625" w:rsidR="00EC045A" w:rsidRPr="00C44BAE" w:rsidRDefault="4FD80228" w:rsidP="006B6430">
      <w:pPr>
        <w:pStyle w:val="Heading2"/>
        <w:spacing w:line="480" w:lineRule="auto"/>
        <w:jc w:val="both"/>
        <w:rPr>
          <w:rFonts w:ascii="Times New Roman" w:eastAsiaTheme="minorEastAsia" w:hAnsi="Times New Roman" w:cs="Times New Roman"/>
          <w:b/>
          <w:bCs/>
        </w:rPr>
      </w:pPr>
      <w:bookmarkStart w:id="21" w:name="_Toc1784094708"/>
      <w:bookmarkStart w:id="22" w:name="_Toc143454989"/>
      <w:r w:rsidRPr="00C44BAE">
        <w:rPr>
          <w:rFonts w:ascii="Times New Roman" w:hAnsi="Times New Roman" w:cs="Times New Roman"/>
        </w:rPr>
        <w:t>Assumptions and Limitations</w:t>
      </w:r>
      <w:bookmarkEnd w:id="21"/>
      <w:bookmarkEnd w:id="22"/>
    </w:p>
    <w:p w14:paraId="5D399764" w14:textId="77777777" w:rsidR="000C6CD1" w:rsidRPr="0025341D" w:rsidRDefault="000C6CD1" w:rsidP="006B6430">
      <w:pPr>
        <w:spacing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It is assumed that the necessary data related to credit card defaults, customer behavior, and financial performance is available for analysis and decision-making. Sufficient and accurate data is crucial for effective risk assessment, identification of default risks, and evaluation of the impact of strategies used.</w:t>
      </w:r>
    </w:p>
    <w:p w14:paraId="0571AEEC" w14:textId="77777777" w:rsidR="000C6CD1" w:rsidRPr="0025341D" w:rsidRDefault="000C6CD1" w:rsidP="006B6430">
      <w:pPr>
        <w:spacing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lastRenderedPageBreak/>
        <w:t>It is assumed that the financial institution has the necessary resources, including financial, technological, and human resources, to effectively address credit card defaults. A sufficient budget, staffing, and infrastructure are essential for implementing strategies and initiatives to achieve the objectives.</w:t>
      </w:r>
    </w:p>
    <w:p w14:paraId="7B2889C0" w14:textId="7F9B83AD" w:rsidR="000C6CD1" w:rsidRPr="008451A4" w:rsidRDefault="000C6CD1" w:rsidP="008451A4">
      <w:pPr>
        <w:spacing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It is assumed that financial institutions have access to appropriate technological tools and systems to support credit risk assessment, data analysis, reporting, and customer communication. Adequate technological capabilities enable efficient and accurate implementation of strategies and initiatives.</w:t>
      </w:r>
    </w:p>
    <w:p w14:paraId="0167F382" w14:textId="77777777" w:rsidR="00EC045A" w:rsidRPr="00C44BAE" w:rsidRDefault="4FD80228" w:rsidP="006B6430">
      <w:pPr>
        <w:pStyle w:val="Heading2"/>
        <w:spacing w:line="480" w:lineRule="auto"/>
        <w:jc w:val="both"/>
        <w:rPr>
          <w:rFonts w:ascii="Times New Roman" w:eastAsiaTheme="minorEastAsia" w:hAnsi="Times New Roman" w:cs="Times New Roman"/>
          <w:b/>
          <w:bCs/>
        </w:rPr>
      </w:pPr>
      <w:bookmarkStart w:id="23" w:name="_Toc129287272"/>
      <w:bookmarkStart w:id="24" w:name="_Toc143454990"/>
      <w:r w:rsidRPr="00C44BAE">
        <w:rPr>
          <w:rFonts w:ascii="Times New Roman" w:hAnsi="Times New Roman" w:cs="Times New Roman"/>
        </w:rPr>
        <w:t>Opportunity</w:t>
      </w:r>
      <w:bookmarkEnd w:id="23"/>
      <w:bookmarkEnd w:id="24"/>
    </w:p>
    <w:p w14:paraId="638EA21B" w14:textId="0C177BE3" w:rsidR="00EC045A" w:rsidRPr="008451A4" w:rsidRDefault="60771AA9" w:rsidP="006B6430">
      <w:pPr>
        <w:spacing w:after="0"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The business case for this project is to prevent credit losses associated with default on credit card consumers by proactively identifying the risk and managing them. This project will provide lending institutions with the opportunity to protect their financial assets</w:t>
      </w:r>
      <w:r w:rsidR="00843A8A" w:rsidRPr="0025341D">
        <w:rPr>
          <w:rFonts w:ascii="Times New Roman" w:eastAsiaTheme="minorEastAsia" w:hAnsi="Times New Roman" w:cs="Times New Roman"/>
          <w:sz w:val="24"/>
          <w:szCs w:val="24"/>
        </w:rPr>
        <w:t xml:space="preserve"> and</w:t>
      </w:r>
      <w:r w:rsidRPr="0025341D">
        <w:rPr>
          <w:rFonts w:ascii="Times New Roman" w:eastAsiaTheme="minorEastAsia" w:hAnsi="Times New Roman" w:cs="Times New Roman"/>
          <w:sz w:val="24"/>
          <w:szCs w:val="24"/>
        </w:rPr>
        <w:t xml:space="preserve"> have more liquidity for investment in better business opportunities that meet their business strategic objectives. </w:t>
      </w:r>
    </w:p>
    <w:p w14:paraId="71EDC048" w14:textId="77777777" w:rsidR="00EC045A" w:rsidRPr="00C44BAE" w:rsidRDefault="4FD80228" w:rsidP="006B6430">
      <w:pPr>
        <w:pStyle w:val="Heading2"/>
        <w:spacing w:line="480" w:lineRule="auto"/>
        <w:jc w:val="both"/>
        <w:rPr>
          <w:rFonts w:ascii="Times New Roman" w:eastAsiaTheme="minorEastAsia" w:hAnsi="Times New Roman" w:cs="Times New Roman"/>
          <w:b/>
          <w:bCs/>
        </w:rPr>
      </w:pPr>
      <w:bookmarkStart w:id="25" w:name="_Toc854136775"/>
      <w:bookmarkStart w:id="26" w:name="_Toc143454991"/>
      <w:r w:rsidRPr="00C44BAE">
        <w:rPr>
          <w:rFonts w:ascii="Times New Roman" w:hAnsi="Times New Roman" w:cs="Times New Roman"/>
        </w:rPr>
        <w:t>Target Client</w:t>
      </w:r>
      <w:bookmarkEnd w:id="25"/>
      <w:bookmarkEnd w:id="26"/>
    </w:p>
    <w:p w14:paraId="342CA859" w14:textId="7BF866A3" w:rsidR="00EC045A" w:rsidRPr="0025341D" w:rsidRDefault="00EC045A" w:rsidP="006B6430">
      <w:pPr>
        <w:spacing w:after="0"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 xml:space="preserve">Our target clients are financial institutions and other lenders such as auto leasing companies, mortgage lenders, grocery stores, etc. </w:t>
      </w:r>
    </w:p>
    <w:p w14:paraId="30431E9F" w14:textId="08171AF6" w:rsidR="00EC045A" w:rsidRPr="0025341D" w:rsidRDefault="4FD80228" w:rsidP="006B6430">
      <w:pPr>
        <w:spacing w:after="0"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Retail banks are credit institutions that finance the economy, and this is extremely linked to its proper functioning. A retail bank is therefore an economic player whose main activities are:</w:t>
      </w:r>
    </w:p>
    <w:p w14:paraId="19FA8DC2" w14:textId="77777777" w:rsidR="00EC045A" w:rsidRPr="0025341D" w:rsidRDefault="00EC045A" w:rsidP="006B6430">
      <w:pPr>
        <w:pStyle w:val="ListParagraph"/>
        <w:numPr>
          <w:ilvl w:val="0"/>
          <w:numId w:val="8"/>
        </w:numPr>
        <w:spacing w:after="0"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The provision of means of payment to customers;</w:t>
      </w:r>
    </w:p>
    <w:p w14:paraId="3C1D16B5" w14:textId="77777777" w:rsidR="00EC045A" w:rsidRPr="0025341D" w:rsidRDefault="00EC045A" w:rsidP="006B6430">
      <w:pPr>
        <w:pStyle w:val="ListParagraph"/>
        <w:numPr>
          <w:ilvl w:val="0"/>
          <w:numId w:val="9"/>
        </w:numPr>
        <w:spacing w:after="0"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Collection and administration or investment (savings) of funds deposited by clients;</w:t>
      </w:r>
    </w:p>
    <w:p w14:paraId="42FCDF51" w14:textId="77777777" w:rsidR="00EC045A" w:rsidRPr="0025341D" w:rsidRDefault="00EC045A" w:rsidP="006B6430">
      <w:pPr>
        <w:pStyle w:val="ListParagraph"/>
        <w:numPr>
          <w:ilvl w:val="0"/>
          <w:numId w:val="9"/>
        </w:numPr>
        <w:spacing w:after="0"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 xml:space="preserve"> The granting of loans.</w:t>
      </w:r>
    </w:p>
    <w:p w14:paraId="1A4854AB" w14:textId="03867DBE" w:rsidR="468CDE0E" w:rsidRPr="008451A4" w:rsidRDefault="00EC045A" w:rsidP="008451A4">
      <w:pPr>
        <w:spacing w:after="0"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 xml:space="preserve">As a result of these activities, Retail banking is subject to several types of risks (credit risks, operational risks, and market risks). For this capstone project, we are going to focus on credit risks. </w:t>
      </w:r>
      <w:r w:rsidRPr="0025341D">
        <w:rPr>
          <w:rFonts w:ascii="Times New Roman" w:eastAsiaTheme="minorEastAsia" w:hAnsi="Times New Roman" w:cs="Times New Roman"/>
          <w:sz w:val="24"/>
          <w:szCs w:val="24"/>
        </w:rPr>
        <w:lastRenderedPageBreak/>
        <w:t xml:space="preserve">Credit risk can be defined as the risk that the customer will no longer be able to meet the commitments he has made to the bank. This problem poses significant challenges for both cardholders and financial institutions, leading to adverse effects on personal finances, credit ratings, profitability, and economic stability. The primary issue contributing to credit card defaults is inadequate credit risk management by lenders. Addressing this problem requires implementing effective measures to improve risk assessment and mitigation strategies. </w:t>
      </w:r>
    </w:p>
    <w:p w14:paraId="0FACDB35" w14:textId="13B9605A" w:rsidR="004F5F22" w:rsidRPr="00C44BAE" w:rsidRDefault="4FD80228" w:rsidP="006B6430">
      <w:pPr>
        <w:pStyle w:val="Heading1"/>
        <w:spacing w:line="480" w:lineRule="auto"/>
        <w:jc w:val="both"/>
        <w:rPr>
          <w:rFonts w:ascii="Times New Roman" w:hAnsi="Times New Roman" w:cs="Times New Roman"/>
          <w:b/>
          <w:bCs/>
        </w:rPr>
      </w:pPr>
      <w:bookmarkStart w:id="27" w:name="_Toc1865397971"/>
      <w:bookmarkStart w:id="28" w:name="_Toc143454992"/>
      <w:r w:rsidRPr="00C44BAE">
        <w:rPr>
          <w:rFonts w:ascii="Times New Roman" w:hAnsi="Times New Roman" w:cs="Times New Roman"/>
          <w:b/>
          <w:bCs/>
        </w:rPr>
        <w:t>Model Governance</w:t>
      </w:r>
      <w:bookmarkEnd w:id="27"/>
      <w:bookmarkEnd w:id="28"/>
    </w:p>
    <w:p w14:paraId="15619DAE" w14:textId="011DF0A2" w:rsidR="36429A21" w:rsidRPr="0025341D" w:rsidRDefault="75479BCC" w:rsidP="006B6430">
      <w:pPr>
        <w:spacing w:line="480" w:lineRule="auto"/>
        <w:jc w:val="both"/>
        <w:rPr>
          <w:rFonts w:ascii="Times New Roman" w:hAnsi="Times New Roman" w:cs="Times New Roman"/>
          <w:sz w:val="24"/>
          <w:szCs w:val="24"/>
        </w:rPr>
      </w:pPr>
      <w:r w:rsidRPr="0025341D">
        <w:rPr>
          <w:rFonts w:ascii="Times New Roman" w:hAnsi="Times New Roman" w:cs="Times New Roman"/>
          <w:sz w:val="24"/>
          <w:szCs w:val="24"/>
        </w:rPr>
        <w:t xml:space="preserve">The process of constructing predictive models encompasses a series of intricate steps, including data preparation, rigorous data quality checks, feature reduction, model building, predictive analysis, and critical examination of model outcomes. </w:t>
      </w:r>
    </w:p>
    <w:p w14:paraId="4A6CA653" w14:textId="54115E19" w:rsidR="008F52DB" w:rsidRPr="0025341D" w:rsidRDefault="75479BCC" w:rsidP="006B6430">
      <w:pPr>
        <w:spacing w:line="480" w:lineRule="auto"/>
        <w:jc w:val="both"/>
        <w:rPr>
          <w:rFonts w:ascii="Times New Roman" w:hAnsi="Times New Roman" w:cs="Times New Roman"/>
          <w:sz w:val="24"/>
          <w:szCs w:val="24"/>
        </w:rPr>
      </w:pPr>
      <w:r w:rsidRPr="0025341D">
        <w:rPr>
          <w:rFonts w:ascii="Times New Roman" w:hAnsi="Times New Roman" w:cs="Times New Roman"/>
          <w:sz w:val="24"/>
          <w:szCs w:val="24"/>
        </w:rPr>
        <w:t xml:space="preserve">Model monitoring refers to the continuous process of observing and tracking the performance of a model deployed to ensure that the model performance has not materially changed from the initial prediction. It ensures that the solution continues to function well and delivers accurate results in real-world scenarios. Governance involves establishing guidelines, policies, and ethical considerations for the development, deployment, and use of an analytics model. Validation on the other hand involves assessing the performance and accuracy of the model or project. The model needs to be monitored to ensure that the return on investment by the organization is maximized. Governance helps to ensure that necessary features, steps, and procedures are followed in building the model for optimal performance and reducing potential risks of the analytics model. </w:t>
      </w:r>
    </w:p>
    <w:p w14:paraId="57234145" w14:textId="37E063B8" w:rsidR="008F52DB" w:rsidRPr="0025341D" w:rsidRDefault="4FD80228" w:rsidP="006B6430">
      <w:pPr>
        <w:spacing w:line="480" w:lineRule="auto"/>
        <w:jc w:val="both"/>
        <w:rPr>
          <w:rFonts w:ascii="Times New Roman" w:hAnsi="Times New Roman" w:cs="Times New Roman"/>
          <w:sz w:val="24"/>
          <w:szCs w:val="24"/>
        </w:rPr>
      </w:pPr>
      <w:r w:rsidRPr="0025341D">
        <w:rPr>
          <w:rFonts w:ascii="Times New Roman" w:hAnsi="Times New Roman" w:cs="Times New Roman"/>
          <w:sz w:val="24"/>
          <w:szCs w:val="24"/>
        </w:rPr>
        <w:t xml:space="preserve">Validation, Monitoring, and Governance are integral parts of this capstone project to ensure that our results are reliable, effective, and responsible for the development and after its deployment. </w:t>
      </w:r>
      <w:r w:rsidRPr="0025341D">
        <w:rPr>
          <w:rFonts w:ascii="Times New Roman" w:hAnsi="Times New Roman" w:cs="Times New Roman"/>
          <w:sz w:val="24"/>
          <w:szCs w:val="24"/>
        </w:rPr>
        <w:lastRenderedPageBreak/>
        <w:t>These practices contribute to building trust in our project's outcomes and contribute to its long-term success.</w:t>
      </w:r>
    </w:p>
    <w:p w14:paraId="129CEE3B" w14:textId="3774E243" w:rsidR="4FD80228" w:rsidRPr="00C44BAE" w:rsidRDefault="4FD80228" w:rsidP="006B6430">
      <w:pPr>
        <w:pStyle w:val="Heading1"/>
        <w:spacing w:line="480" w:lineRule="auto"/>
        <w:jc w:val="both"/>
        <w:rPr>
          <w:rFonts w:ascii="Times New Roman" w:hAnsi="Times New Roman" w:cs="Times New Roman"/>
          <w:b/>
          <w:bCs/>
        </w:rPr>
      </w:pPr>
      <w:bookmarkStart w:id="29" w:name="_Toc1970916484"/>
      <w:bookmarkStart w:id="30" w:name="_Toc143454993"/>
      <w:r w:rsidRPr="00C44BAE">
        <w:rPr>
          <w:rFonts w:ascii="Times New Roman" w:hAnsi="Times New Roman" w:cs="Times New Roman"/>
          <w:b/>
          <w:bCs/>
        </w:rPr>
        <w:t>Data Sources</w:t>
      </w:r>
      <w:bookmarkEnd w:id="29"/>
      <w:bookmarkEnd w:id="30"/>
    </w:p>
    <w:p w14:paraId="2E6E6E8A" w14:textId="77777777" w:rsidR="00045146" w:rsidRPr="00C44BAE" w:rsidRDefault="4FD80228" w:rsidP="006B6430">
      <w:pPr>
        <w:pStyle w:val="Heading2"/>
        <w:spacing w:line="480" w:lineRule="auto"/>
        <w:jc w:val="both"/>
        <w:rPr>
          <w:rFonts w:ascii="Times New Roman" w:eastAsiaTheme="minorEastAsia" w:hAnsi="Times New Roman" w:cs="Times New Roman"/>
          <w:b/>
          <w:bCs/>
        </w:rPr>
      </w:pPr>
      <w:bookmarkStart w:id="31" w:name="_Toc1181774325"/>
      <w:bookmarkStart w:id="32" w:name="_Toc143454994"/>
      <w:r w:rsidRPr="00C44BAE">
        <w:rPr>
          <w:rFonts w:ascii="Times New Roman" w:hAnsi="Times New Roman" w:cs="Times New Roman"/>
        </w:rPr>
        <w:t>Dataset Introduction</w:t>
      </w:r>
      <w:bookmarkEnd w:id="31"/>
      <w:bookmarkEnd w:id="32"/>
    </w:p>
    <w:p w14:paraId="5D93823E" w14:textId="5DA40105" w:rsidR="00045146" w:rsidRPr="0025341D" w:rsidRDefault="00045146" w:rsidP="006B6430">
      <w:pPr>
        <w:spacing w:line="480" w:lineRule="auto"/>
        <w:jc w:val="both"/>
        <w:rPr>
          <w:rFonts w:ascii="Times New Roman" w:eastAsiaTheme="minorEastAsia" w:hAnsi="Times New Roman" w:cs="Times New Roman"/>
          <w:sz w:val="24"/>
          <w:szCs w:val="24"/>
        </w:rPr>
      </w:pPr>
      <w:r w:rsidRPr="0025341D">
        <w:rPr>
          <w:rFonts w:ascii="Times New Roman" w:eastAsiaTheme="minorEastAsia" w:hAnsi="Times New Roman" w:cs="Times New Roman"/>
          <w:sz w:val="24"/>
          <w:szCs w:val="24"/>
        </w:rPr>
        <w:t xml:space="preserve">To build the predictive analytics model that will help to predict credit card default, we sourced the dataset from open sources and obtained a credit card default dataset for 2005 in Taiwan from Kaggle.  </w:t>
      </w:r>
      <w:r w:rsidR="004E5318" w:rsidRPr="0025341D">
        <w:rPr>
          <w:rFonts w:ascii="Times New Roman" w:eastAsiaTheme="minorEastAsia" w:hAnsi="Times New Roman" w:cs="Times New Roman"/>
          <w:sz w:val="24"/>
          <w:szCs w:val="24"/>
        </w:rPr>
        <w:t>The dat</w:t>
      </w:r>
      <w:r w:rsidR="003F2909" w:rsidRPr="0025341D">
        <w:rPr>
          <w:rFonts w:ascii="Times New Roman" w:eastAsiaTheme="minorEastAsia" w:hAnsi="Times New Roman" w:cs="Times New Roman"/>
          <w:sz w:val="24"/>
          <w:szCs w:val="24"/>
        </w:rPr>
        <w:t xml:space="preserve">aset </w:t>
      </w:r>
      <w:r w:rsidR="001C3E15" w:rsidRPr="0025341D">
        <w:rPr>
          <w:rFonts w:ascii="Times New Roman" w:eastAsiaTheme="minorEastAsia" w:hAnsi="Times New Roman" w:cs="Times New Roman"/>
          <w:sz w:val="24"/>
          <w:szCs w:val="24"/>
        </w:rPr>
        <w:t>has 30</w:t>
      </w:r>
      <w:r w:rsidR="00997016" w:rsidRPr="0025341D">
        <w:rPr>
          <w:rFonts w:ascii="Times New Roman" w:eastAsiaTheme="minorEastAsia" w:hAnsi="Times New Roman" w:cs="Times New Roman"/>
          <w:sz w:val="24"/>
          <w:szCs w:val="24"/>
        </w:rPr>
        <w:t>,</w:t>
      </w:r>
      <w:r w:rsidR="001C3E15" w:rsidRPr="0025341D">
        <w:rPr>
          <w:rFonts w:ascii="Times New Roman" w:eastAsiaTheme="minorEastAsia" w:hAnsi="Times New Roman" w:cs="Times New Roman"/>
          <w:sz w:val="24"/>
          <w:szCs w:val="24"/>
        </w:rPr>
        <w:t xml:space="preserve">000 observations and </w:t>
      </w:r>
      <w:r w:rsidR="00D31B0D" w:rsidRPr="0025341D">
        <w:rPr>
          <w:rFonts w:ascii="Times New Roman" w:eastAsiaTheme="minorEastAsia" w:hAnsi="Times New Roman" w:cs="Times New Roman"/>
          <w:sz w:val="24"/>
          <w:szCs w:val="24"/>
        </w:rPr>
        <w:t>25 variables as below.</w:t>
      </w:r>
    </w:p>
    <w:p w14:paraId="1908BDA5" w14:textId="5C158438" w:rsidR="00D31B0D" w:rsidRPr="0025341D" w:rsidRDefault="00D31B0D" w:rsidP="006B6430">
      <w:pPr>
        <w:pStyle w:val="BodyText"/>
        <w:tabs>
          <w:tab w:val="left" w:pos="2340"/>
        </w:tabs>
        <w:spacing w:line="480" w:lineRule="auto"/>
        <w:ind w:left="2340" w:hanging="2340"/>
        <w:jc w:val="both"/>
        <w:rPr>
          <w:rFonts w:ascii="Times New Roman" w:hAnsi="Times New Roman" w:cs="Times New Roman"/>
          <w:kern w:val="2"/>
          <w:sz w:val="24"/>
          <w:szCs w:val="24"/>
          <w:lang w:eastAsia="en-US"/>
          <w14:ligatures w14:val="standardContextual"/>
        </w:rPr>
      </w:pPr>
      <w:r w:rsidRPr="0025341D">
        <w:rPr>
          <w:rFonts w:ascii="Times New Roman" w:hAnsi="Times New Roman" w:cs="Times New Roman"/>
          <w:b/>
          <w:bCs/>
          <w:sz w:val="24"/>
          <w:szCs w:val="24"/>
        </w:rPr>
        <w:t xml:space="preserve">Variables: </w:t>
      </w:r>
      <w:r w:rsidR="00A91C99" w:rsidRPr="0025341D">
        <w:rPr>
          <w:rFonts w:ascii="Times New Roman" w:hAnsi="Times New Roman" w:cs="Times New Roman"/>
          <w:kern w:val="2"/>
          <w:sz w:val="24"/>
          <w:szCs w:val="24"/>
          <w:lang w:eastAsia="en-US"/>
          <w14:ligatures w14:val="standardContextual"/>
        </w:rPr>
        <w:t>ID</w:t>
      </w:r>
      <w:r w:rsidR="00A91C99" w:rsidRPr="0025341D">
        <w:rPr>
          <w:rFonts w:ascii="Times New Roman" w:hAnsi="Times New Roman" w:cs="Times New Roman"/>
          <w:b/>
          <w:bCs/>
          <w:sz w:val="24"/>
          <w:szCs w:val="24"/>
        </w:rPr>
        <w:t xml:space="preserve">, </w:t>
      </w:r>
      <w:proofErr w:type="spellStart"/>
      <w:r w:rsidRPr="0025341D">
        <w:rPr>
          <w:rFonts w:ascii="Times New Roman" w:hAnsi="Times New Roman" w:cs="Times New Roman"/>
          <w:kern w:val="2"/>
          <w:sz w:val="24"/>
          <w:szCs w:val="24"/>
          <w:lang w:eastAsia="en-US"/>
          <w14:ligatures w14:val="standardContextual"/>
        </w:rPr>
        <w:t>Limit_Bal</w:t>
      </w:r>
      <w:proofErr w:type="spellEnd"/>
      <w:r w:rsidRPr="0025341D">
        <w:rPr>
          <w:rFonts w:ascii="Times New Roman" w:hAnsi="Times New Roman" w:cs="Times New Roman"/>
          <w:kern w:val="2"/>
          <w:sz w:val="24"/>
          <w:szCs w:val="24"/>
          <w:lang w:eastAsia="en-US"/>
          <w14:ligatures w14:val="standardContextual"/>
        </w:rPr>
        <w:t xml:space="preserve">, Sex, Education, Age, </w:t>
      </w:r>
      <w:proofErr w:type="gramStart"/>
      <w:r w:rsidRPr="0025341D">
        <w:rPr>
          <w:rFonts w:ascii="Times New Roman" w:hAnsi="Times New Roman" w:cs="Times New Roman"/>
          <w:kern w:val="2"/>
          <w:sz w:val="24"/>
          <w:szCs w:val="24"/>
          <w:lang w:eastAsia="en-US"/>
          <w14:ligatures w14:val="standardContextual"/>
        </w:rPr>
        <w:t>Pay</w:t>
      </w:r>
      <w:proofErr w:type="gramEnd"/>
      <w:r w:rsidRPr="0025341D">
        <w:rPr>
          <w:rFonts w:ascii="Times New Roman" w:hAnsi="Times New Roman" w:cs="Times New Roman"/>
          <w:kern w:val="2"/>
          <w:sz w:val="24"/>
          <w:szCs w:val="24"/>
          <w:lang w:eastAsia="en-US"/>
          <w14:ligatures w14:val="standardContextual"/>
        </w:rPr>
        <w:t>_0, Pay_2, Pay_3, Pay_4, Pay_5, Pay_6, Bill_Amt1, Bill_Amt2, Bill_Amt3, Bill_Amt4, Bill_Amt5, Bill_Amt6, Pay_Amt1, Pay_Amt2, Pay_Amt3, Pay_Amt4, Pay_Amt5, Pay_Amt6, Default.</w:t>
      </w:r>
    </w:p>
    <w:p w14:paraId="0456A76C" w14:textId="77777777" w:rsidR="009330BA" w:rsidRPr="00C44BAE" w:rsidRDefault="00703DF7" w:rsidP="006B6430">
      <w:pPr>
        <w:pStyle w:val="Heading2"/>
        <w:tabs>
          <w:tab w:val="left" w:pos="2340"/>
        </w:tabs>
        <w:spacing w:line="480" w:lineRule="auto"/>
        <w:jc w:val="both"/>
        <w:rPr>
          <w:rFonts w:ascii="Times New Roman" w:eastAsiaTheme="minorEastAsia" w:hAnsi="Times New Roman" w:cs="Times New Roman"/>
          <w:b/>
          <w:bCs/>
        </w:rPr>
      </w:pPr>
      <w:bookmarkStart w:id="33" w:name="_Toc1069722021"/>
      <w:bookmarkStart w:id="34" w:name="_Toc143454995"/>
      <w:r w:rsidRPr="00C44BAE">
        <w:rPr>
          <w:rFonts w:ascii="Times New Roman" w:hAnsi="Times New Roman" w:cs="Times New Roman"/>
        </w:rPr>
        <w:t>Exclusions</w:t>
      </w:r>
      <w:bookmarkEnd w:id="33"/>
      <w:bookmarkEnd w:id="34"/>
    </w:p>
    <w:p w14:paraId="4940B7BD" w14:textId="7D99B8C5" w:rsidR="00A91C99" w:rsidRPr="0025341D" w:rsidRDefault="00703DF7" w:rsidP="006B6430">
      <w:pPr>
        <w:pStyle w:val="BodyText"/>
        <w:tabs>
          <w:tab w:val="left" w:pos="2340"/>
        </w:tabs>
        <w:spacing w:line="480" w:lineRule="auto"/>
        <w:ind w:left="2340" w:hanging="2340"/>
        <w:jc w:val="both"/>
        <w:rPr>
          <w:rFonts w:ascii="Times New Roman" w:hAnsi="Times New Roman" w:cs="Times New Roman"/>
          <w:kern w:val="2"/>
          <w:sz w:val="24"/>
          <w:szCs w:val="24"/>
          <w:lang w:eastAsia="en-US"/>
          <w14:ligatures w14:val="standardContextual"/>
        </w:rPr>
      </w:pPr>
      <w:r w:rsidRPr="0025341D">
        <w:rPr>
          <w:rFonts w:ascii="Times New Roman" w:hAnsi="Times New Roman" w:cs="Times New Roman"/>
          <w:kern w:val="2"/>
          <w:sz w:val="24"/>
          <w:szCs w:val="24"/>
          <w:lang w:eastAsia="en-US"/>
          <w14:ligatures w14:val="standardContextual"/>
        </w:rPr>
        <w:t xml:space="preserve"> </w:t>
      </w:r>
      <w:r w:rsidR="0082408D" w:rsidRPr="0025341D">
        <w:rPr>
          <w:rFonts w:ascii="Times New Roman" w:hAnsi="Times New Roman" w:cs="Times New Roman"/>
          <w:kern w:val="2"/>
          <w:sz w:val="24"/>
          <w:szCs w:val="24"/>
          <w:lang w:eastAsia="en-US"/>
          <w14:ligatures w14:val="standardContextual"/>
        </w:rPr>
        <w:t xml:space="preserve">Excluded </w:t>
      </w:r>
      <w:r w:rsidR="009330BA" w:rsidRPr="0025341D">
        <w:rPr>
          <w:rFonts w:ascii="Times New Roman" w:hAnsi="Times New Roman" w:cs="Times New Roman"/>
          <w:kern w:val="2"/>
          <w:sz w:val="24"/>
          <w:szCs w:val="24"/>
          <w:lang w:eastAsia="en-US"/>
          <w14:ligatures w14:val="standardContextual"/>
        </w:rPr>
        <w:t>ID from</w:t>
      </w:r>
      <w:r w:rsidR="0082408D" w:rsidRPr="0025341D">
        <w:rPr>
          <w:rFonts w:ascii="Times New Roman" w:hAnsi="Times New Roman" w:cs="Times New Roman"/>
          <w:kern w:val="2"/>
          <w:sz w:val="24"/>
          <w:szCs w:val="24"/>
          <w:lang w:eastAsia="en-US"/>
          <w14:ligatures w14:val="standardContextual"/>
        </w:rPr>
        <w:t xml:space="preserve"> the dataset </w:t>
      </w:r>
      <w:r w:rsidR="009E3BD7" w:rsidRPr="0025341D">
        <w:rPr>
          <w:rFonts w:ascii="Times New Roman" w:hAnsi="Times New Roman" w:cs="Times New Roman"/>
          <w:kern w:val="2"/>
          <w:sz w:val="24"/>
          <w:szCs w:val="24"/>
          <w:lang w:eastAsia="en-US"/>
          <w14:ligatures w14:val="standardContextual"/>
        </w:rPr>
        <w:t xml:space="preserve">during preprocessing </w:t>
      </w:r>
      <w:r w:rsidR="00851FC5" w:rsidRPr="0025341D">
        <w:rPr>
          <w:rFonts w:ascii="Times New Roman" w:hAnsi="Times New Roman" w:cs="Times New Roman"/>
          <w:kern w:val="2"/>
          <w:sz w:val="24"/>
          <w:szCs w:val="24"/>
          <w:lang w:eastAsia="en-US"/>
          <w14:ligatures w14:val="standardContextual"/>
        </w:rPr>
        <w:t xml:space="preserve">because it is not relevant </w:t>
      </w:r>
      <w:r w:rsidR="006F21B0" w:rsidRPr="0025341D">
        <w:rPr>
          <w:rFonts w:ascii="Times New Roman" w:hAnsi="Times New Roman" w:cs="Times New Roman"/>
          <w:kern w:val="2"/>
          <w:sz w:val="24"/>
          <w:szCs w:val="24"/>
          <w:lang w:eastAsia="en-US"/>
          <w14:ligatures w14:val="standardContextual"/>
        </w:rPr>
        <w:t>in buil</w:t>
      </w:r>
      <w:r w:rsidR="009330BA" w:rsidRPr="0025341D">
        <w:rPr>
          <w:rFonts w:ascii="Times New Roman" w:hAnsi="Times New Roman" w:cs="Times New Roman"/>
          <w:kern w:val="2"/>
          <w:sz w:val="24"/>
          <w:szCs w:val="24"/>
          <w:lang w:eastAsia="en-US"/>
          <w14:ligatures w14:val="standardContextual"/>
        </w:rPr>
        <w:t>ding our</w:t>
      </w:r>
      <w:r w:rsidR="0025341D">
        <w:rPr>
          <w:rFonts w:ascii="Times New Roman" w:hAnsi="Times New Roman" w:cs="Times New Roman"/>
          <w:kern w:val="2"/>
          <w:sz w:val="24"/>
          <w:szCs w:val="24"/>
          <w:lang w:eastAsia="en-US"/>
          <w14:ligatures w14:val="standardContextual"/>
        </w:rPr>
        <w:t xml:space="preserve"> </w:t>
      </w:r>
      <w:r w:rsidR="009330BA" w:rsidRPr="0025341D">
        <w:rPr>
          <w:rFonts w:ascii="Times New Roman" w:hAnsi="Times New Roman" w:cs="Times New Roman"/>
          <w:kern w:val="2"/>
          <w:sz w:val="24"/>
          <w:szCs w:val="24"/>
          <w:lang w:eastAsia="en-US"/>
          <w14:ligatures w14:val="standardContextual"/>
        </w:rPr>
        <w:t xml:space="preserve">model. </w:t>
      </w:r>
    </w:p>
    <w:p w14:paraId="1AF1CDCC" w14:textId="59100E78" w:rsidR="4FD80228" w:rsidRPr="00C44BAE" w:rsidRDefault="4FD80228" w:rsidP="006B6430">
      <w:pPr>
        <w:pStyle w:val="Heading2"/>
        <w:tabs>
          <w:tab w:val="left" w:pos="2340"/>
        </w:tabs>
        <w:spacing w:line="480" w:lineRule="auto"/>
        <w:jc w:val="both"/>
        <w:rPr>
          <w:rFonts w:ascii="Times New Roman" w:eastAsiaTheme="minorEastAsia" w:hAnsi="Times New Roman" w:cs="Times New Roman"/>
        </w:rPr>
      </w:pPr>
      <w:bookmarkStart w:id="35" w:name="_Toc1972109621"/>
      <w:bookmarkStart w:id="36" w:name="_Toc143454996"/>
      <w:r w:rsidRPr="00C44BAE">
        <w:rPr>
          <w:rFonts w:ascii="Times New Roman" w:hAnsi="Times New Roman" w:cs="Times New Roman"/>
        </w:rPr>
        <w:t>Data Dictionary</w:t>
      </w:r>
      <w:bookmarkEnd w:id="35"/>
      <w:bookmarkEnd w:id="36"/>
    </w:p>
    <w:p w14:paraId="54003363" w14:textId="77777777" w:rsidR="4FD80228" w:rsidRPr="0025341D" w:rsidRDefault="4FD80228" w:rsidP="006B6430">
      <w:pPr>
        <w:shd w:val="clear" w:color="auto" w:fill="FFFFFF" w:themeFill="background1"/>
        <w:spacing w:after="240" w:line="480" w:lineRule="auto"/>
        <w:jc w:val="both"/>
        <w:rPr>
          <w:rFonts w:ascii="Times New Roman" w:eastAsiaTheme="minorEastAsia" w:hAnsi="Times New Roman" w:cs="Times New Roman"/>
          <w:color w:val="374151"/>
          <w:sz w:val="24"/>
          <w:szCs w:val="24"/>
        </w:rPr>
      </w:pPr>
      <w:r w:rsidRPr="0025341D">
        <w:rPr>
          <w:rFonts w:ascii="Times New Roman" w:eastAsiaTheme="minorEastAsia" w:hAnsi="Times New Roman" w:cs="Times New Roman"/>
          <w:color w:val="374151"/>
          <w:sz w:val="24"/>
          <w:szCs w:val="24"/>
        </w:rPr>
        <w:t>ID: Represents a unique key that identifies each customer.</w:t>
      </w:r>
    </w:p>
    <w:p w14:paraId="02F36361" w14:textId="5992A5AF" w:rsidR="4FD80228" w:rsidRPr="008451A4" w:rsidRDefault="4FD80228" w:rsidP="008451A4">
      <w:pPr>
        <w:shd w:val="clear" w:color="auto" w:fill="FFFFFF" w:themeFill="background1"/>
        <w:spacing w:after="240" w:line="480" w:lineRule="auto"/>
        <w:jc w:val="both"/>
        <w:rPr>
          <w:rFonts w:ascii="Times New Roman" w:eastAsiaTheme="minorEastAsia" w:hAnsi="Times New Roman" w:cs="Times New Roman"/>
          <w:color w:val="374151"/>
          <w:sz w:val="24"/>
          <w:szCs w:val="24"/>
        </w:rPr>
      </w:pPr>
      <w:r w:rsidRPr="0025341D">
        <w:rPr>
          <w:rFonts w:ascii="Times New Roman" w:eastAsiaTheme="minorEastAsia" w:hAnsi="Times New Roman" w:cs="Times New Roman"/>
          <w:color w:val="374151"/>
          <w:sz w:val="24"/>
          <w:szCs w:val="24"/>
        </w:rPr>
        <w:t>PAY_0: Repayment status in September 2005 (-1=pay duly, 1=payment delay for one month, 2=payment delay for two months,8=payment delay for eight - months, 9=payment delay for nine months and above)</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PAY_2: Repayment status in August, 2005 (scale same as above)</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PAY_3: Repayment status in July, 2005 (scale same as above)</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lastRenderedPageBreak/>
        <w:t>PAY_4: Repayment status in June, 2005 (scale same as above)</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PAY_5: Repayment status in May, 2005 (scale same as above)</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PAY_6: Repayment status in April, 2005 (scale same as above)</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BILL_AMT1: Amount of bill statement in September, 2005 (NT dollar)</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BILL_AMT2: Amount of bill statement in August, 2005 (NT dollar)</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BILL_AMT3: Amount of bill statement in July, 2005 (NT dollar)</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BILL_AMT4: Amount of bill statement in June, 2005 (NT dollar)</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BILL_AMT5: Amount of bill statement in May, 2005 (NT dollar)</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BILL_AMT6: Amount of bill statement in April, 2005 (NT dollar)</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PAY_AMT1: Amount of previous payment in September, 2005 (NT dollar)</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PAY_AMT2: Amount of previous payment in August, 2005 (NT dollar)</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PAY_AMT3: Amount of previous payment in July, 2005 (NT dollar)</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PAY_AMT4: Amount of previous payment in June, 2005 (NT dollar)</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PAY_AMT5: Amount of previous payment in May, 2005 (NT dollar)</w:t>
      </w:r>
      <w:r w:rsidRPr="0025341D">
        <w:rPr>
          <w:rFonts w:ascii="Times New Roman" w:hAnsi="Times New Roman" w:cs="Times New Roman"/>
          <w:sz w:val="24"/>
          <w:szCs w:val="24"/>
        </w:rPr>
        <w:br/>
      </w:r>
      <w:r w:rsidRPr="0025341D">
        <w:rPr>
          <w:rFonts w:ascii="Times New Roman" w:eastAsiaTheme="minorEastAsia" w:hAnsi="Times New Roman" w:cs="Times New Roman"/>
          <w:color w:val="374151"/>
          <w:sz w:val="24"/>
          <w:szCs w:val="24"/>
        </w:rPr>
        <w:t>PAY_AMT6: Amount of previous payment in April, 2005 (NT dollar)</w:t>
      </w:r>
    </w:p>
    <w:p w14:paraId="578B0EFB" w14:textId="48697654" w:rsidR="4FD80228" w:rsidRPr="00C44BAE" w:rsidRDefault="4FD80228" w:rsidP="006B6430">
      <w:pPr>
        <w:pStyle w:val="Heading1"/>
        <w:spacing w:line="480" w:lineRule="auto"/>
        <w:jc w:val="both"/>
        <w:rPr>
          <w:rFonts w:ascii="Times New Roman" w:eastAsiaTheme="minorEastAsia" w:hAnsi="Times New Roman" w:cs="Times New Roman"/>
          <w:b/>
          <w:bCs/>
          <w:color w:val="374151"/>
          <w:sz w:val="24"/>
          <w:szCs w:val="24"/>
        </w:rPr>
      </w:pPr>
      <w:bookmarkStart w:id="37" w:name="_Toc2145564860"/>
      <w:bookmarkStart w:id="38" w:name="_Toc143454997"/>
      <w:r w:rsidRPr="00C44BAE">
        <w:rPr>
          <w:rFonts w:ascii="Times New Roman" w:hAnsi="Times New Roman" w:cs="Times New Roman"/>
          <w:b/>
          <w:bCs/>
        </w:rPr>
        <w:t>Data Exploration, Preparation, and Feature Engineering</w:t>
      </w:r>
      <w:bookmarkEnd w:id="37"/>
      <w:bookmarkEnd w:id="38"/>
    </w:p>
    <w:p w14:paraId="755C49E2" w14:textId="4D7BA7CC" w:rsidR="00B15AB5" w:rsidRPr="00C44BAE" w:rsidRDefault="4FD80228" w:rsidP="006B6430">
      <w:pPr>
        <w:pStyle w:val="Heading2"/>
        <w:spacing w:line="480" w:lineRule="auto"/>
        <w:jc w:val="both"/>
        <w:rPr>
          <w:rFonts w:ascii="Times New Roman" w:hAnsi="Times New Roman" w:cs="Times New Roman"/>
          <w:b/>
          <w:bCs/>
        </w:rPr>
      </w:pPr>
      <w:bookmarkStart w:id="39" w:name="_Toc940162482"/>
      <w:bookmarkStart w:id="40" w:name="_Toc143454998"/>
      <w:r w:rsidRPr="00C44BAE">
        <w:rPr>
          <w:rFonts w:ascii="Times New Roman" w:hAnsi="Times New Roman" w:cs="Times New Roman"/>
        </w:rPr>
        <w:t>Variable Level Monitoring</w:t>
      </w:r>
      <w:bookmarkEnd w:id="39"/>
      <w:bookmarkEnd w:id="40"/>
    </w:p>
    <w:p w14:paraId="2F5D6F03" w14:textId="2258FD91" w:rsidR="00773646" w:rsidRPr="0025341D" w:rsidRDefault="75479BCC" w:rsidP="006B6430">
      <w:pPr>
        <w:spacing w:line="480" w:lineRule="auto"/>
        <w:jc w:val="both"/>
        <w:rPr>
          <w:rFonts w:ascii="Times New Roman" w:hAnsi="Times New Roman" w:cs="Times New Roman"/>
          <w:sz w:val="24"/>
          <w:szCs w:val="24"/>
        </w:rPr>
      </w:pPr>
      <w:r w:rsidRPr="0025341D">
        <w:rPr>
          <w:rFonts w:ascii="Times New Roman" w:hAnsi="Times New Roman" w:cs="Times New Roman"/>
          <w:sz w:val="24"/>
          <w:szCs w:val="24"/>
        </w:rPr>
        <w:t xml:space="preserve">Variables level monitoring involves a thorough review and monitoring of each feature in the dataset to ensure data quality assurance, feature drift detection, feature importance, model performance tracking, bias, and fairness monitoring.  We monitored the quality of the variables in the dataset checking for outliers and some skewed variables. We noticed outliers and skewness in the dataset. We handled the outliers and skewness, however, six of the variables still have outliers </w:t>
      </w:r>
      <w:r w:rsidRPr="0025341D">
        <w:rPr>
          <w:rFonts w:ascii="Times New Roman" w:hAnsi="Times New Roman" w:cs="Times New Roman"/>
          <w:sz w:val="24"/>
          <w:szCs w:val="24"/>
        </w:rPr>
        <w:lastRenderedPageBreak/>
        <w:t xml:space="preserve">and skewness but are reduced to the barest minimum. There were no missing values, no Null, and no duplications in the dataset.  </w:t>
      </w:r>
    </w:p>
    <w:p w14:paraId="64EF9B61" w14:textId="69EB053C" w:rsidR="00773646" w:rsidRPr="00C44BAE" w:rsidRDefault="75479BCC" w:rsidP="006B6430">
      <w:pPr>
        <w:spacing w:line="480" w:lineRule="auto"/>
        <w:jc w:val="both"/>
        <w:rPr>
          <w:rFonts w:ascii="Times New Roman" w:hAnsi="Times New Roman" w:cs="Times New Roman"/>
        </w:rPr>
      </w:pPr>
      <w:r w:rsidRPr="0025341D">
        <w:rPr>
          <w:rFonts w:ascii="Times New Roman" w:hAnsi="Times New Roman" w:cs="Times New Roman"/>
          <w:sz w:val="24"/>
          <w:szCs w:val="24"/>
        </w:rPr>
        <w:t>Below are the screenshots of our variable-level monitoring checking outliers and skewness in the dataset before and after the treatment of outliers which are an essential part of variable-level monitoring in machine learning.</w:t>
      </w:r>
      <w:r w:rsidRPr="00C44BAE">
        <w:rPr>
          <w:rFonts w:ascii="Times New Roman" w:hAnsi="Times New Roman" w:cs="Times New Roman"/>
        </w:rPr>
        <w:t xml:space="preserve"> </w:t>
      </w:r>
    </w:p>
    <w:p w14:paraId="542242EC" w14:textId="4B41E4B2" w:rsidR="00EC7309" w:rsidRPr="00C44BAE" w:rsidRDefault="75479BCC"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t xml:space="preserve">Figure </w:t>
      </w:r>
      <w:r w:rsidR="002B24FF" w:rsidRPr="00C44BAE">
        <w:rPr>
          <w:rFonts w:ascii="Times New Roman" w:hAnsi="Times New Roman" w:cs="Times New Roman"/>
        </w:rPr>
        <w:fldChar w:fldCharType="begin"/>
      </w:r>
      <w:r w:rsidR="002B24FF" w:rsidRPr="00C44BAE">
        <w:rPr>
          <w:rFonts w:ascii="Times New Roman" w:hAnsi="Times New Roman" w:cs="Times New Roman"/>
        </w:rPr>
        <w:instrText xml:space="preserve"> SEQ Figure \* ARABIC </w:instrText>
      </w:r>
      <w:r w:rsidR="002B24FF" w:rsidRPr="00C44BAE">
        <w:rPr>
          <w:rFonts w:ascii="Times New Roman" w:hAnsi="Times New Roman" w:cs="Times New Roman"/>
        </w:rPr>
        <w:fldChar w:fldCharType="separate"/>
      </w:r>
      <w:r w:rsidR="004D3B77">
        <w:rPr>
          <w:rFonts w:ascii="Times New Roman" w:hAnsi="Times New Roman" w:cs="Times New Roman"/>
          <w:noProof/>
        </w:rPr>
        <w:t>1</w:t>
      </w:r>
      <w:r w:rsidR="002B24FF" w:rsidRPr="00C44BAE">
        <w:rPr>
          <w:rFonts w:ascii="Times New Roman" w:hAnsi="Times New Roman" w:cs="Times New Roman"/>
        </w:rPr>
        <w:fldChar w:fldCharType="end"/>
      </w:r>
      <w:r w:rsidRPr="00C44BAE">
        <w:rPr>
          <w:rFonts w:ascii="Times New Roman" w:hAnsi="Times New Roman" w:cs="Times New Roman"/>
        </w:rPr>
        <w:t xml:space="preserve">: </w:t>
      </w:r>
      <w:r w:rsidRPr="00C44BAE">
        <w:rPr>
          <w:rFonts w:ascii="Times New Roman" w:hAnsi="Times New Roman" w:cs="Times New Roman"/>
          <w:b/>
          <w:bCs/>
        </w:rPr>
        <w:t>Checking for Outliers Before Treatment</w:t>
      </w:r>
    </w:p>
    <w:p w14:paraId="351771F6" w14:textId="2E78A21A" w:rsidR="00346E40" w:rsidRPr="00C44BAE" w:rsidRDefault="4210CD42" w:rsidP="006B6430">
      <w:pPr>
        <w:spacing w:line="480" w:lineRule="auto"/>
        <w:jc w:val="both"/>
        <w:rPr>
          <w:rFonts w:ascii="Times New Roman" w:hAnsi="Times New Roman" w:cs="Times New Roman"/>
        </w:rPr>
      </w:pPr>
      <w:r w:rsidRPr="00C44BAE">
        <w:rPr>
          <w:rFonts w:ascii="Times New Roman" w:hAnsi="Times New Roman" w:cs="Times New Roman"/>
          <w:noProof/>
        </w:rPr>
        <w:drawing>
          <wp:inline distT="0" distB="0" distL="0" distR="0" wp14:anchorId="1FAADDD3" wp14:editId="2334EE85">
            <wp:extent cx="6381748" cy="3248025"/>
            <wp:effectExtent l="0" t="0" r="0" b="0"/>
            <wp:docPr id="216838510" name="Picture 216838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838510"/>
                    <pic:cNvPicPr/>
                  </pic:nvPicPr>
                  <pic:blipFill>
                    <a:blip r:embed="rId8">
                      <a:extLst>
                        <a:ext uri="{28A0092B-C50C-407E-A947-70E740481C1C}">
                          <a14:useLocalDpi xmlns:a14="http://schemas.microsoft.com/office/drawing/2010/main" val="0"/>
                        </a:ext>
                      </a:extLst>
                    </a:blip>
                    <a:stretch>
                      <a:fillRect/>
                    </a:stretch>
                  </pic:blipFill>
                  <pic:spPr>
                    <a:xfrm>
                      <a:off x="0" y="0"/>
                      <a:ext cx="6381748" cy="3248025"/>
                    </a:xfrm>
                    <a:prstGeom prst="rect">
                      <a:avLst/>
                    </a:prstGeom>
                  </pic:spPr>
                </pic:pic>
              </a:graphicData>
            </a:graphic>
          </wp:inline>
        </w:drawing>
      </w:r>
    </w:p>
    <w:p w14:paraId="105AB081" w14:textId="5E187BFD" w:rsidR="00615D3C" w:rsidRPr="00C44BAE" w:rsidRDefault="75479BCC"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lastRenderedPageBreak/>
        <w:t xml:space="preserve">Figure </w:t>
      </w:r>
      <w:r w:rsidR="002B24FF" w:rsidRPr="00C44BAE">
        <w:rPr>
          <w:rFonts w:ascii="Times New Roman" w:hAnsi="Times New Roman" w:cs="Times New Roman"/>
        </w:rPr>
        <w:fldChar w:fldCharType="begin"/>
      </w:r>
      <w:r w:rsidR="002B24FF" w:rsidRPr="00C44BAE">
        <w:rPr>
          <w:rFonts w:ascii="Times New Roman" w:hAnsi="Times New Roman" w:cs="Times New Roman"/>
        </w:rPr>
        <w:instrText xml:space="preserve"> SEQ Figure \* ARABIC </w:instrText>
      </w:r>
      <w:r w:rsidR="002B24FF" w:rsidRPr="00C44BAE">
        <w:rPr>
          <w:rFonts w:ascii="Times New Roman" w:hAnsi="Times New Roman" w:cs="Times New Roman"/>
        </w:rPr>
        <w:fldChar w:fldCharType="separate"/>
      </w:r>
      <w:r w:rsidR="004D3B77">
        <w:rPr>
          <w:rFonts w:ascii="Times New Roman" w:hAnsi="Times New Roman" w:cs="Times New Roman"/>
          <w:noProof/>
        </w:rPr>
        <w:t>2</w:t>
      </w:r>
      <w:r w:rsidR="002B24FF" w:rsidRPr="00C44BAE">
        <w:rPr>
          <w:rFonts w:ascii="Times New Roman" w:hAnsi="Times New Roman" w:cs="Times New Roman"/>
        </w:rPr>
        <w:fldChar w:fldCharType="end"/>
      </w:r>
      <w:r w:rsidRPr="00C44BAE">
        <w:rPr>
          <w:rFonts w:ascii="Times New Roman" w:hAnsi="Times New Roman" w:cs="Times New Roman"/>
        </w:rPr>
        <w:t>:</w:t>
      </w:r>
      <w:r w:rsidRPr="00C44BAE">
        <w:rPr>
          <w:rFonts w:ascii="Times New Roman" w:hAnsi="Times New Roman" w:cs="Times New Roman"/>
          <w:b/>
          <w:bCs/>
        </w:rPr>
        <w:t xml:space="preserve"> Checking for Outliers After Treatment</w:t>
      </w:r>
    </w:p>
    <w:p w14:paraId="67AEE908" w14:textId="77777777" w:rsidR="00F15BDA" w:rsidRPr="00C44BAE" w:rsidRDefault="4210CD42" w:rsidP="006B6430">
      <w:pPr>
        <w:keepNext/>
        <w:spacing w:line="480" w:lineRule="auto"/>
        <w:jc w:val="both"/>
        <w:rPr>
          <w:rFonts w:ascii="Times New Roman" w:hAnsi="Times New Roman" w:cs="Times New Roman"/>
        </w:rPr>
      </w:pPr>
      <w:r w:rsidRPr="00C44BAE">
        <w:rPr>
          <w:rFonts w:ascii="Times New Roman" w:hAnsi="Times New Roman" w:cs="Times New Roman"/>
          <w:noProof/>
        </w:rPr>
        <w:drawing>
          <wp:inline distT="0" distB="0" distL="0" distR="0" wp14:anchorId="3CB620AB" wp14:editId="174296D4">
            <wp:extent cx="6391276" cy="3276600"/>
            <wp:effectExtent l="0" t="0" r="0" b="0"/>
            <wp:docPr id="1789122600" name="Picture 178912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9122600"/>
                    <pic:cNvPicPr/>
                  </pic:nvPicPr>
                  <pic:blipFill>
                    <a:blip r:embed="rId9">
                      <a:extLst>
                        <a:ext uri="{28A0092B-C50C-407E-A947-70E740481C1C}">
                          <a14:useLocalDpi xmlns:a14="http://schemas.microsoft.com/office/drawing/2010/main" val="0"/>
                        </a:ext>
                      </a:extLst>
                    </a:blip>
                    <a:stretch>
                      <a:fillRect/>
                    </a:stretch>
                  </pic:blipFill>
                  <pic:spPr>
                    <a:xfrm>
                      <a:off x="0" y="0"/>
                      <a:ext cx="6391276" cy="3276600"/>
                    </a:xfrm>
                    <a:prstGeom prst="rect">
                      <a:avLst/>
                    </a:prstGeom>
                  </pic:spPr>
                </pic:pic>
              </a:graphicData>
            </a:graphic>
          </wp:inline>
        </w:drawing>
      </w:r>
    </w:p>
    <w:p w14:paraId="518204E4" w14:textId="609D59B5" w:rsidR="4210CD42" w:rsidRPr="00C44BAE" w:rsidRDefault="4210CD42" w:rsidP="006B6430">
      <w:pPr>
        <w:spacing w:line="480" w:lineRule="auto"/>
        <w:jc w:val="both"/>
        <w:rPr>
          <w:rFonts w:ascii="Times New Roman" w:hAnsi="Times New Roman" w:cs="Times New Roman"/>
        </w:rPr>
      </w:pPr>
    </w:p>
    <w:p w14:paraId="14E6B6A7" w14:textId="1D009B74" w:rsidR="00615D3C" w:rsidRPr="00C44BAE" w:rsidRDefault="75479BCC"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t xml:space="preserve">Figure </w:t>
      </w:r>
      <w:r w:rsidR="002B24FF" w:rsidRPr="00C44BAE">
        <w:rPr>
          <w:rFonts w:ascii="Times New Roman" w:hAnsi="Times New Roman" w:cs="Times New Roman"/>
        </w:rPr>
        <w:fldChar w:fldCharType="begin"/>
      </w:r>
      <w:r w:rsidR="002B24FF" w:rsidRPr="00C44BAE">
        <w:rPr>
          <w:rFonts w:ascii="Times New Roman" w:hAnsi="Times New Roman" w:cs="Times New Roman"/>
        </w:rPr>
        <w:instrText xml:space="preserve"> SEQ Figure \* ARABIC </w:instrText>
      </w:r>
      <w:r w:rsidR="002B24FF" w:rsidRPr="00C44BAE">
        <w:rPr>
          <w:rFonts w:ascii="Times New Roman" w:hAnsi="Times New Roman" w:cs="Times New Roman"/>
        </w:rPr>
        <w:fldChar w:fldCharType="separate"/>
      </w:r>
      <w:r w:rsidR="004D3B77">
        <w:rPr>
          <w:rFonts w:ascii="Times New Roman" w:hAnsi="Times New Roman" w:cs="Times New Roman"/>
          <w:noProof/>
        </w:rPr>
        <w:t>3</w:t>
      </w:r>
      <w:r w:rsidR="002B24FF" w:rsidRPr="00C44BAE">
        <w:rPr>
          <w:rFonts w:ascii="Times New Roman" w:hAnsi="Times New Roman" w:cs="Times New Roman"/>
        </w:rPr>
        <w:fldChar w:fldCharType="end"/>
      </w:r>
      <w:r w:rsidRPr="00C44BAE">
        <w:rPr>
          <w:rFonts w:ascii="Times New Roman" w:hAnsi="Times New Roman" w:cs="Times New Roman"/>
        </w:rPr>
        <w:t>:</w:t>
      </w:r>
      <w:r w:rsidRPr="00C44BAE">
        <w:rPr>
          <w:rFonts w:ascii="Times New Roman" w:hAnsi="Times New Roman" w:cs="Times New Roman"/>
          <w:b/>
          <w:bCs/>
        </w:rPr>
        <w:t>Skewed Variables Before Treatment</w:t>
      </w:r>
    </w:p>
    <w:p w14:paraId="654B02BF" w14:textId="6AE3AF06" w:rsidR="4210CD42" w:rsidRPr="00C44BAE" w:rsidRDefault="4210CD42" w:rsidP="006B6430">
      <w:pPr>
        <w:spacing w:line="480" w:lineRule="auto"/>
        <w:jc w:val="both"/>
        <w:rPr>
          <w:rFonts w:ascii="Times New Roman" w:hAnsi="Times New Roman" w:cs="Times New Roman"/>
        </w:rPr>
      </w:pPr>
      <w:r w:rsidRPr="00C44BAE">
        <w:rPr>
          <w:rFonts w:ascii="Times New Roman" w:hAnsi="Times New Roman" w:cs="Times New Roman"/>
          <w:noProof/>
        </w:rPr>
        <w:drawing>
          <wp:inline distT="0" distB="0" distL="0" distR="0" wp14:anchorId="6FA79E07" wp14:editId="52C11F04">
            <wp:extent cx="6600825" cy="1638300"/>
            <wp:effectExtent l="0" t="0" r="0" b="0"/>
            <wp:docPr id="445230566" name="Picture 445230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230566"/>
                    <pic:cNvPicPr/>
                  </pic:nvPicPr>
                  <pic:blipFill>
                    <a:blip r:embed="rId10">
                      <a:extLst>
                        <a:ext uri="{28A0092B-C50C-407E-A947-70E740481C1C}">
                          <a14:useLocalDpi xmlns:a14="http://schemas.microsoft.com/office/drawing/2010/main" val="0"/>
                        </a:ext>
                      </a:extLst>
                    </a:blip>
                    <a:stretch>
                      <a:fillRect/>
                    </a:stretch>
                  </pic:blipFill>
                  <pic:spPr>
                    <a:xfrm>
                      <a:off x="0" y="0"/>
                      <a:ext cx="6600825" cy="1638300"/>
                    </a:xfrm>
                    <a:prstGeom prst="rect">
                      <a:avLst/>
                    </a:prstGeom>
                  </pic:spPr>
                </pic:pic>
              </a:graphicData>
            </a:graphic>
          </wp:inline>
        </w:drawing>
      </w:r>
    </w:p>
    <w:p w14:paraId="2DFEB4A3" w14:textId="02DC48C7" w:rsidR="4210CD42" w:rsidRPr="00C44BAE" w:rsidRDefault="4210CD42" w:rsidP="006B6430">
      <w:pPr>
        <w:spacing w:line="480" w:lineRule="auto"/>
        <w:jc w:val="both"/>
        <w:rPr>
          <w:rFonts w:ascii="Times New Roman" w:hAnsi="Times New Roman" w:cs="Times New Roman"/>
        </w:rPr>
      </w:pPr>
    </w:p>
    <w:p w14:paraId="5F6BBAAB" w14:textId="1F613FF2" w:rsidR="4210CD42" w:rsidRPr="00C44BAE" w:rsidRDefault="4210CD42" w:rsidP="006B6430">
      <w:pPr>
        <w:spacing w:line="480" w:lineRule="auto"/>
        <w:jc w:val="both"/>
        <w:rPr>
          <w:rFonts w:ascii="Times New Roman" w:hAnsi="Times New Roman" w:cs="Times New Roman"/>
        </w:rPr>
      </w:pPr>
    </w:p>
    <w:p w14:paraId="616071FD" w14:textId="0DA60C17" w:rsidR="000733B4" w:rsidRPr="00C44BAE" w:rsidRDefault="75479BCC"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lastRenderedPageBreak/>
        <w:t xml:space="preserve">Figure </w:t>
      </w:r>
      <w:r w:rsidR="002B24FF" w:rsidRPr="00C44BAE">
        <w:rPr>
          <w:rFonts w:ascii="Times New Roman" w:hAnsi="Times New Roman" w:cs="Times New Roman"/>
        </w:rPr>
        <w:fldChar w:fldCharType="begin"/>
      </w:r>
      <w:r w:rsidR="002B24FF" w:rsidRPr="00C44BAE">
        <w:rPr>
          <w:rFonts w:ascii="Times New Roman" w:hAnsi="Times New Roman" w:cs="Times New Roman"/>
        </w:rPr>
        <w:instrText xml:space="preserve"> SEQ Figure \* ARABIC </w:instrText>
      </w:r>
      <w:r w:rsidR="002B24FF" w:rsidRPr="00C44BAE">
        <w:rPr>
          <w:rFonts w:ascii="Times New Roman" w:hAnsi="Times New Roman" w:cs="Times New Roman"/>
        </w:rPr>
        <w:fldChar w:fldCharType="separate"/>
      </w:r>
      <w:r w:rsidR="004D3B77">
        <w:rPr>
          <w:rFonts w:ascii="Times New Roman" w:hAnsi="Times New Roman" w:cs="Times New Roman"/>
          <w:noProof/>
        </w:rPr>
        <w:t>4</w:t>
      </w:r>
      <w:r w:rsidR="002B24FF" w:rsidRPr="00C44BAE">
        <w:rPr>
          <w:rFonts w:ascii="Times New Roman" w:hAnsi="Times New Roman" w:cs="Times New Roman"/>
        </w:rPr>
        <w:fldChar w:fldCharType="end"/>
      </w:r>
      <w:r w:rsidRPr="00C44BAE">
        <w:rPr>
          <w:rFonts w:ascii="Times New Roman" w:hAnsi="Times New Roman" w:cs="Times New Roman"/>
        </w:rPr>
        <w:t>:</w:t>
      </w:r>
      <w:r w:rsidRPr="00C44BAE">
        <w:rPr>
          <w:rFonts w:ascii="Times New Roman" w:hAnsi="Times New Roman" w:cs="Times New Roman"/>
          <w:b/>
          <w:bCs/>
        </w:rPr>
        <w:t>Skewed Variables After Treatment</w:t>
      </w:r>
    </w:p>
    <w:p w14:paraId="36E489BE" w14:textId="15497C51" w:rsidR="4210CD42" w:rsidRPr="00C44BAE" w:rsidRDefault="4210CD42" w:rsidP="006B6430">
      <w:pPr>
        <w:spacing w:line="480" w:lineRule="auto"/>
        <w:jc w:val="both"/>
        <w:rPr>
          <w:rFonts w:ascii="Times New Roman" w:hAnsi="Times New Roman" w:cs="Times New Roman"/>
        </w:rPr>
      </w:pPr>
      <w:r w:rsidRPr="00C44BAE">
        <w:rPr>
          <w:rFonts w:ascii="Times New Roman" w:hAnsi="Times New Roman" w:cs="Times New Roman"/>
          <w:noProof/>
        </w:rPr>
        <w:drawing>
          <wp:inline distT="0" distB="0" distL="0" distR="0" wp14:anchorId="1B829B7F" wp14:editId="16C6E869">
            <wp:extent cx="6486525" cy="2857500"/>
            <wp:effectExtent l="0" t="0" r="0" b="0"/>
            <wp:docPr id="839486104" name="Picture 839486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9486104"/>
                    <pic:cNvPicPr/>
                  </pic:nvPicPr>
                  <pic:blipFill>
                    <a:blip r:embed="rId11">
                      <a:extLst>
                        <a:ext uri="{28A0092B-C50C-407E-A947-70E740481C1C}">
                          <a14:useLocalDpi xmlns:a14="http://schemas.microsoft.com/office/drawing/2010/main" val="0"/>
                        </a:ext>
                      </a:extLst>
                    </a:blip>
                    <a:stretch>
                      <a:fillRect/>
                    </a:stretch>
                  </pic:blipFill>
                  <pic:spPr>
                    <a:xfrm>
                      <a:off x="0" y="0"/>
                      <a:ext cx="6486525" cy="2857500"/>
                    </a:xfrm>
                    <a:prstGeom prst="rect">
                      <a:avLst/>
                    </a:prstGeom>
                  </pic:spPr>
                </pic:pic>
              </a:graphicData>
            </a:graphic>
          </wp:inline>
        </w:drawing>
      </w:r>
    </w:p>
    <w:p w14:paraId="3F9F3DC9" w14:textId="6F2F7130" w:rsidR="00191A05" w:rsidRPr="00C44BAE" w:rsidRDefault="4FD80228" w:rsidP="006B6430">
      <w:pPr>
        <w:spacing w:line="480" w:lineRule="auto"/>
        <w:jc w:val="both"/>
        <w:rPr>
          <w:rFonts w:ascii="Times New Roman" w:hAnsi="Times New Roman" w:cs="Times New Roman"/>
          <w:b/>
          <w:bCs/>
        </w:rPr>
      </w:pPr>
      <w:bookmarkStart w:id="41" w:name="_Toc143454999"/>
      <w:r w:rsidRPr="00C44BAE">
        <w:rPr>
          <w:rStyle w:val="Heading2Char"/>
          <w:rFonts w:ascii="Times New Roman" w:hAnsi="Times New Roman" w:cs="Times New Roman"/>
        </w:rPr>
        <w:t>Model Build Variable Level Statistics (e.g., mean, median, std, or distribution of categories)</w:t>
      </w:r>
      <w:bookmarkEnd w:id="41"/>
    </w:p>
    <w:p w14:paraId="5B010424" w14:textId="5C05BA38" w:rsidR="00EE5B29" w:rsidRPr="00C44BAE" w:rsidRDefault="75479BCC"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Model variable statistics refers to the statistical analysis and interpretations of each variable in a dataset. This includes outlier detection, correlation, and relationship of variables. We built our variable statistics to detect the correlation between variables in the dataset using a correlation coefficient table and heatmap which show the extent of correlation between the variables. From our correlation coefficient, we did not notice the presence of any strong correlation between the variables.  In our variable descriptive statistics, we have the count of 30,000 observations, mean, std, minimum, 1st quantile, 2nd quantile, 3rd quantile, and maximum values of each of the variables in the dataset. To detect the outliers in the dataset, we used a boxplot to visualize the points of deviation from the normal distribution in the dataset. </w:t>
      </w:r>
    </w:p>
    <w:p w14:paraId="6CD2083C" w14:textId="2B0F2419" w:rsidR="00603A73" w:rsidRPr="00C44BAE" w:rsidRDefault="75479BCC"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lastRenderedPageBreak/>
        <w:t xml:space="preserve">Figure 5: </w:t>
      </w:r>
      <w:r w:rsidRPr="00C44BAE">
        <w:rPr>
          <w:rFonts w:ascii="Times New Roman" w:hAnsi="Times New Roman" w:cs="Times New Roman"/>
          <w:b/>
          <w:bCs/>
        </w:rPr>
        <w:t>Checking for Correlated Variables</w:t>
      </w:r>
    </w:p>
    <w:p w14:paraId="779ADAC3" w14:textId="02A8CFBE" w:rsidR="5C32E30A" w:rsidRPr="00C44BAE" w:rsidRDefault="5C32E30A" w:rsidP="006B6430">
      <w:pPr>
        <w:spacing w:line="480" w:lineRule="auto"/>
        <w:jc w:val="both"/>
        <w:rPr>
          <w:rFonts w:ascii="Times New Roman" w:eastAsiaTheme="minorEastAsia" w:hAnsi="Times New Roman" w:cs="Times New Roman"/>
          <w:color w:val="374151"/>
          <w:sz w:val="24"/>
          <w:szCs w:val="24"/>
        </w:rPr>
      </w:pPr>
      <w:r w:rsidRPr="00C44BAE">
        <w:rPr>
          <w:rFonts w:ascii="Times New Roman" w:hAnsi="Times New Roman" w:cs="Times New Roman"/>
          <w:noProof/>
        </w:rPr>
        <w:drawing>
          <wp:inline distT="0" distB="0" distL="0" distR="0" wp14:anchorId="49E81354" wp14:editId="69043A6F">
            <wp:extent cx="6457950" cy="3810000"/>
            <wp:effectExtent l="0" t="0" r="0" b="0"/>
            <wp:docPr id="1318073482" name="Picture 1318073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8073482"/>
                    <pic:cNvPicPr/>
                  </pic:nvPicPr>
                  <pic:blipFill>
                    <a:blip r:embed="rId12">
                      <a:extLst>
                        <a:ext uri="{28A0092B-C50C-407E-A947-70E740481C1C}">
                          <a14:useLocalDpi xmlns:a14="http://schemas.microsoft.com/office/drawing/2010/main" val="0"/>
                        </a:ext>
                      </a:extLst>
                    </a:blip>
                    <a:stretch>
                      <a:fillRect/>
                    </a:stretch>
                  </pic:blipFill>
                  <pic:spPr>
                    <a:xfrm>
                      <a:off x="0" y="0"/>
                      <a:ext cx="6457950" cy="3810000"/>
                    </a:xfrm>
                    <a:prstGeom prst="rect">
                      <a:avLst/>
                    </a:prstGeom>
                  </pic:spPr>
                </pic:pic>
              </a:graphicData>
            </a:graphic>
          </wp:inline>
        </w:drawing>
      </w:r>
    </w:p>
    <w:p w14:paraId="33C1A1C9" w14:textId="6ECE8E1A" w:rsidR="002733A9" w:rsidRPr="00C44BAE" w:rsidRDefault="75479BCC"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lastRenderedPageBreak/>
        <w:t xml:space="preserve">Figure 6: </w:t>
      </w:r>
      <w:r w:rsidRPr="00C44BAE">
        <w:rPr>
          <w:rFonts w:ascii="Times New Roman" w:hAnsi="Times New Roman" w:cs="Times New Roman"/>
          <w:b/>
          <w:bCs/>
        </w:rPr>
        <w:t>Variables Summary Statistics</w:t>
      </w:r>
    </w:p>
    <w:p w14:paraId="18E91F41" w14:textId="0452D84D" w:rsidR="6F32F9D3" w:rsidRPr="00C44BAE" w:rsidRDefault="157031CA" w:rsidP="006B6430">
      <w:pPr>
        <w:spacing w:line="480" w:lineRule="auto"/>
        <w:jc w:val="both"/>
        <w:rPr>
          <w:rFonts w:ascii="Times New Roman" w:eastAsiaTheme="minorEastAsia" w:hAnsi="Times New Roman" w:cs="Times New Roman"/>
          <w:color w:val="374151"/>
          <w:sz w:val="24"/>
          <w:szCs w:val="24"/>
        </w:rPr>
      </w:pPr>
      <w:r w:rsidRPr="00C44BAE">
        <w:rPr>
          <w:rFonts w:ascii="Times New Roman" w:hAnsi="Times New Roman" w:cs="Times New Roman"/>
          <w:noProof/>
        </w:rPr>
        <w:drawing>
          <wp:inline distT="0" distB="0" distL="0" distR="0" wp14:anchorId="5B0F0D45" wp14:editId="45720E7B">
            <wp:extent cx="6343650" cy="3714750"/>
            <wp:effectExtent l="0" t="0" r="0" b="0"/>
            <wp:docPr id="1263714015" name="Picture 1263714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3714015"/>
                    <pic:cNvPicPr/>
                  </pic:nvPicPr>
                  <pic:blipFill>
                    <a:blip r:embed="rId13">
                      <a:extLst>
                        <a:ext uri="{28A0092B-C50C-407E-A947-70E740481C1C}">
                          <a14:useLocalDpi xmlns:a14="http://schemas.microsoft.com/office/drawing/2010/main" val="0"/>
                        </a:ext>
                      </a:extLst>
                    </a:blip>
                    <a:stretch>
                      <a:fillRect/>
                    </a:stretch>
                  </pic:blipFill>
                  <pic:spPr>
                    <a:xfrm>
                      <a:off x="0" y="0"/>
                      <a:ext cx="6343650" cy="3714750"/>
                    </a:xfrm>
                    <a:prstGeom prst="rect">
                      <a:avLst/>
                    </a:prstGeom>
                  </pic:spPr>
                </pic:pic>
              </a:graphicData>
            </a:graphic>
          </wp:inline>
        </w:drawing>
      </w:r>
    </w:p>
    <w:p w14:paraId="1A810D8B" w14:textId="54EBC116" w:rsidR="00AE6752" w:rsidRPr="00C44BAE" w:rsidRDefault="4FD80228" w:rsidP="006B6430">
      <w:pPr>
        <w:spacing w:line="480" w:lineRule="auto"/>
        <w:jc w:val="both"/>
        <w:rPr>
          <w:rFonts w:ascii="Times New Roman" w:hAnsi="Times New Roman" w:cs="Times New Roman"/>
          <w:b/>
          <w:bCs/>
        </w:rPr>
      </w:pPr>
      <w:bookmarkStart w:id="42" w:name="_Toc143455000"/>
      <w:r w:rsidRPr="00C44BAE">
        <w:rPr>
          <w:rStyle w:val="Heading2Char"/>
          <w:rFonts w:ascii="Times New Roman" w:hAnsi="Times New Roman" w:cs="Times New Roman"/>
        </w:rPr>
        <w:t>Acceptable Ranges</w:t>
      </w:r>
      <w:bookmarkEnd w:id="42"/>
    </w:p>
    <w:p w14:paraId="70D0EF81" w14:textId="7B1E4108" w:rsidR="00AE6752" w:rsidRPr="00C44BAE" w:rsidRDefault="75479BCC"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An acceptable range is a predefined interval or boundary within which all statistical measurements are considered normal or valid. Values outside the predefined interval are </w:t>
      </w:r>
      <w:r w:rsidR="6DFF014D" w:rsidRPr="00C44BAE">
        <w:rPr>
          <w:rFonts w:ascii="Times New Roman" w:eastAsiaTheme="minorEastAsia" w:hAnsi="Times New Roman" w:cs="Times New Roman"/>
          <w:color w:val="374151"/>
          <w:sz w:val="24"/>
          <w:szCs w:val="24"/>
        </w:rPr>
        <w:t>outliers.</w:t>
      </w:r>
      <w:r w:rsidRPr="00C44BAE">
        <w:rPr>
          <w:rFonts w:ascii="Times New Roman" w:eastAsiaTheme="minorEastAsia" w:hAnsi="Times New Roman" w:cs="Times New Roman"/>
          <w:color w:val="374151"/>
          <w:sz w:val="24"/>
          <w:szCs w:val="24"/>
        </w:rPr>
        <w:t xml:space="preserve"> These are usually handled before building a model to avoid model overfitting and inaccurate model assessment results. </w:t>
      </w:r>
    </w:p>
    <w:p w14:paraId="132A5EFB" w14:textId="112D495F" w:rsidR="004F704A" w:rsidRPr="00C44BAE" w:rsidRDefault="75479BCC"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In our model, we set a predefined range for variable correlation of -0.69 to +0.69 as a normal correlation range while all correlation coefficients outside the predefined correlation range above are seen as strong correlations. Variables with strong correlation coefficients should normally be dropped from the model. However, in our dataset, the strong correlation coefficients are between the same class of variables, and as such, we did not drop them. </w:t>
      </w:r>
    </w:p>
    <w:p w14:paraId="26A12B38" w14:textId="0C84294A" w:rsidR="009A5ABC" w:rsidRPr="00C44BAE" w:rsidRDefault="75479BCC" w:rsidP="006B6430">
      <w:pPr>
        <w:spacing w:line="480" w:lineRule="auto"/>
        <w:jc w:val="both"/>
        <w:rPr>
          <w:rFonts w:ascii="Times New Roman" w:hAnsi="Times New Roman" w:cs="Times New Roman"/>
        </w:rPr>
      </w:pPr>
      <w:r w:rsidRPr="00C44BAE">
        <w:rPr>
          <w:rFonts w:ascii="Times New Roman" w:eastAsiaTheme="minorEastAsia" w:hAnsi="Times New Roman" w:cs="Times New Roman"/>
          <w:color w:val="374151"/>
          <w:sz w:val="24"/>
          <w:szCs w:val="24"/>
        </w:rPr>
        <w:lastRenderedPageBreak/>
        <w:t xml:space="preserve">As stated earlier, there were outliers in the dataset, however, we tried two methods to handle the outliers and chose the best out of the two. Our best method for handling the outliers is the Cap and Floor method. </w:t>
      </w:r>
    </w:p>
    <w:p w14:paraId="10928EFF" w14:textId="67AA02AB" w:rsidR="00481847" w:rsidRPr="00C44BAE" w:rsidRDefault="4FD80228" w:rsidP="006B6430">
      <w:pPr>
        <w:spacing w:line="480" w:lineRule="auto"/>
        <w:jc w:val="both"/>
        <w:rPr>
          <w:rFonts w:ascii="Times New Roman" w:hAnsi="Times New Roman" w:cs="Times New Roman"/>
          <w:b/>
          <w:bCs/>
        </w:rPr>
      </w:pPr>
      <w:bookmarkStart w:id="43" w:name="_Toc143455001"/>
      <w:r w:rsidRPr="00C44BAE">
        <w:rPr>
          <w:rStyle w:val="Heading2Char"/>
          <w:rFonts w:ascii="Times New Roman" w:hAnsi="Times New Roman" w:cs="Times New Roman"/>
        </w:rPr>
        <w:t>Caps &amp; Floors</w:t>
      </w:r>
      <w:bookmarkEnd w:id="43"/>
    </w:p>
    <w:p w14:paraId="00EDC9E0" w14:textId="256B1A44" w:rsidR="4A5D42BD" w:rsidRPr="00C44BAE" w:rsidRDefault="75479BCC"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Cap and Floor </w:t>
      </w:r>
      <w:r w:rsidRPr="00C44BAE">
        <w:rPr>
          <w:rFonts w:ascii="Times New Roman" w:eastAsia="Calibri" w:hAnsi="Times New Roman" w:cs="Times New Roman"/>
          <w:color w:val="374151"/>
        </w:rPr>
        <w:t xml:space="preserve">is a strategic technique employed to confine predicted values within a predefined and acceptable range, fostering the maintenance of data integrity and precision. This dynamic approach delimits the upper and lower extremities of observations, assuring that most values fall within an optimal 95% to 99% range for upper values and a prudent 1% to 5% interval for lower values. </w:t>
      </w:r>
      <w:r w:rsidRPr="00C44BAE">
        <w:rPr>
          <w:rFonts w:ascii="Times New Roman" w:eastAsiaTheme="minorEastAsia" w:hAnsi="Times New Roman" w:cs="Times New Roman"/>
          <w:color w:val="374151"/>
          <w:sz w:val="24"/>
          <w:szCs w:val="24"/>
        </w:rPr>
        <w:t xml:space="preserve">In our model, we capped all values in the observations above 95% at the 95 percentiles while all values below 5% are floored at the 5 percentiles. This method was used to handle the outliers in the dataset. Although after using this method, we still have six of the variables that still have outliers. We have two choices, to leave the variables or remove them from the dataset if we consider them not to be important in the model. However, we chose to leave the variables because they are variables of importance in the model. </w:t>
      </w:r>
    </w:p>
    <w:p w14:paraId="3EFB7D65" w14:textId="4067B688" w:rsidR="007F505E" w:rsidRPr="00C44BAE" w:rsidRDefault="007F505E"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5</w:t>
      </w:r>
      <w:r w:rsidRPr="00C44BAE">
        <w:rPr>
          <w:rFonts w:ascii="Times New Roman" w:hAnsi="Times New Roman" w:cs="Times New Roman"/>
        </w:rPr>
        <w:fldChar w:fldCharType="end"/>
      </w:r>
      <w:r w:rsidRPr="00C44BAE">
        <w:rPr>
          <w:rFonts w:ascii="Times New Roman" w:hAnsi="Times New Roman" w:cs="Times New Roman"/>
        </w:rPr>
        <w:t xml:space="preserve">: </w:t>
      </w:r>
      <w:r w:rsidRPr="00C44BAE">
        <w:rPr>
          <w:rFonts w:ascii="Times New Roman" w:hAnsi="Times New Roman" w:cs="Times New Roman"/>
          <w:b/>
          <w:bCs/>
        </w:rPr>
        <w:t>Outliers before Cap &amp; Floor</w:t>
      </w:r>
    </w:p>
    <w:p w14:paraId="2375EE5B" w14:textId="615FAABB" w:rsidR="4A5D42BD" w:rsidRPr="00C44BAE" w:rsidRDefault="4A5D42BD" w:rsidP="006B6430">
      <w:pPr>
        <w:spacing w:line="480" w:lineRule="auto"/>
        <w:jc w:val="both"/>
        <w:rPr>
          <w:rFonts w:ascii="Times New Roman" w:eastAsiaTheme="minorEastAsia" w:hAnsi="Times New Roman" w:cs="Times New Roman"/>
          <w:color w:val="374151"/>
          <w:sz w:val="24"/>
          <w:szCs w:val="24"/>
        </w:rPr>
      </w:pPr>
      <w:r w:rsidRPr="00C44BAE">
        <w:rPr>
          <w:rFonts w:ascii="Times New Roman" w:hAnsi="Times New Roman" w:cs="Times New Roman"/>
          <w:noProof/>
        </w:rPr>
        <w:drawing>
          <wp:inline distT="0" distB="0" distL="0" distR="0" wp14:anchorId="2E51A6B5" wp14:editId="45C01D68">
            <wp:extent cx="4572000" cy="2305050"/>
            <wp:effectExtent l="0" t="0" r="0" b="0"/>
            <wp:docPr id="2128278171" name="Picture 2128278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14:paraId="5630D19B" w14:textId="28817F5E" w:rsidR="4A5D42BD" w:rsidRPr="00C44BAE" w:rsidRDefault="4A5D42BD" w:rsidP="006B6430">
      <w:pPr>
        <w:spacing w:line="480" w:lineRule="auto"/>
        <w:jc w:val="both"/>
        <w:rPr>
          <w:rFonts w:ascii="Times New Roman" w:eastAsiaTheme="minorEastAsia" w:hAnsi="Times New Roman" w:cs="Times New Roman"/>
          <w:color w:val="374151"/>
          <w:sz w:val="24"/>
          <w:szCs w:val="24"/>
        </w:rPr>
      </w:pPr>
    </w:p>
    <w:p w14:paraId="20B149F7" w14:textId="160BB179" w:rsidR="00F4649E" w:rsidRPr="00C44BAE" w:rsidRDefault="00F4649E" w:rsidP="006B6430">
      <w:pPr>
        <w:pStyle w:val="Caption"/>
        <w:keepNext/>
        <w:spacing w:line="480" w:lineRule="auto"/>
        <w:jc w:val="both"/>
        <w:rPr>
          <w:rFonts w:ascii="Times New Roman" w:hAnsi="Times New Roman" w:cs="Times New Roman"/>
          <w:b/>
          <w:bCs/>
        </w:rPr>
      </w:pPr>
      <w:r w:rsidRPr="00C44BAE">
        <w:rPr>
          <w:rFonts w:ascii="Times New Roman" w:hAnsi="Times New Roman" w:cs="Times New Roman"/>
        </w:rPr>
        <w:lastRenderedPageBreak/>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6</w:t>
      </w:r>
      <w:r w:rsidRPr="00C44BAE">
        <w:rPr>
          <w:rFonts w:ascii="Times New Roman" w:hAnsi="Times New Roman" w:cs="Times New Roman"/>
        </w:rPr>
        <w:fldChar w:fldCharType="end"/>
      </w:r>
      <w:r w:rsidRPr="00C44BAE">
        <w:rPr>
          <w:rFonts w:ascii="Times New Roman" w:hAnsi="Times New Roman" w:cs="Times New Roman"/>
        </w:rPr>
        <w:t xml:space="preserve">: </w:t>
      </w:r>
      <w:r w:rsidRPr="00C44BAE">
        <w:rPr>
          <w:rFonts w:ascii="Times New Roman" w:hAnsi="Times New Roman" w:cs="Times New Roman"/>
          <w:b/>
          <w:bCs/>
        </w:rPr>
        <w:t>Outliers After Cap &amp; Floor</w:t>
      </w:r>
    </w:p>
    <w:p w14:paraId="409AB506" w14:textId="77777777" w:rsidR="004D3B77" w:rsidRDefault="4A5D42BD" w:rsidP="004D3B77">
      <w:pPr>
        <w:spacing w:line="480" w:lineRule="auto"/>
        <w:jc w:val="both"/>
        <w:rPr>
          <w:rStyle w:val="Heading2Char"/>
          <w:rFonts w:ascii="Times New Roman" w:hAnsi="Times New Roman" w:cs="Times New Roman"/>
        </w:rPr>
      </w:pPr>
      <w:r w:rsidRPr="00C44BAE">
        <w:rPr>
          <w:rFonts w:ascii="Times New Roman" w:hAnsi="Times New Roman" w:cs="Times New Roman"/>
          <w:noProof/>
        </w:rPr>
        <w:drawing>
          <wp:inline distT="0" distB="0" distL="0" distR="0" wp14:anchorId="67F2EE3A" wp14:editId="31CB7235">
            <wp:extent cx="6229350" cy="2857500"/>
            <wp:effectExtent l="0" t="0" r="0" b="0"/>
            <wp:docPr id="908076056" name="Picture 90807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076056"/>
                    <pic:cNvPicPr/>
                  </pic:nvPicPr>
                  <pic:blipFill>
                    <a:blip r:embed="rId15">
                      <a:extLst>
                        <a:ext uri="{28A0092B-C50C-407E-A947-70E740481C1C}">
                          <a14:useLocalDpi xmlns:a14="http://schemas.microsoft.com/office/drawing/2010/main" val="0"/>
                        </a:ext>
                      </a:extLst>
                    </a:blip>
                    <a:stretch>
                      <a:fillRect/>
                    </a:stretch>
                  </pic:blipFill>
                  <pic:spPr>
                    <a:xfrm>
                      <a:off x="0" y="0"/>
                      <a:ext cx="6229350" cy="2857500"/>
                    </a:xfrm>
                    <a:prstGeom prst="rect">
                      <a:avLst/>
                    </a:prstGeom>
                  </pic:spPr>
                </pic:pic>
              </a:graphicData>
            </a:graphic>
          </wp:inline>
        </w:drawing>
      </w:r>
      <w:bookmarkStart w:id="44" w:name="_Toc143455002"/>
      <w:r w:rsidR="4FD80228" w:rsidRPr="00C44BAE">
        <w:rPr>
          <w:rStyle w:val="Heading2Char"/>
          <w:rFonts w:ascii="Times New Roman" w:hAnsi="Times New Roman" w:cs="Times New Roman"/>
        </w:rPr>
        <w:t>Missing Values</w:t>
      </w:r>
      <w:bookmarkEnd w:id="44"/>
    </w:p>
    <w:p w14:paraId="00B09F43" w14:textId="1B5C57A2" w:rsidR="002244F6" w:rsidRPr="00C44BAE" w:rsidRDefault="75479BCC" w:rsidP="004D3B77">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Missing values occur when there are no values recorded or stored for variables in the observations. Generally, missing values in a dataset are handled by the replacement or imputation method depending on the nature of the dataset, the extent of the missing values, and the role of the analysis. The missing values can be replaced with the mean or median values of the variables without missing values. Our dataset fortunately does not have missing values. </w:t>
      </w:r>
      <w:r w:rsidR="1CD9EFC2" w:rsidRPr="00C44BAE">
        <w:rPr>
          <w:rFonts w:ascii="Times New Roman" w:eastAsiaTheme="minorEastAsia" w:hAnsi="Times New Roman" w:cs="Times New Roman"/>
          <w:color w:val="374151"/>
          <w:sz w:val="24"/>
          <w:szCs w:val="24"/>
        </w:rPr>
        <w:t xml:space="preserve">However, we would have used median </w:t>
      </w:r>
      <w:r w:rsidR="00C44DA3" w:rsidRPr="00C44BAE">
        <w:rPr>
          <w:rFonts w:ascii="Times New Roman" w:eastAsiaTheme="minorEastAsia" w:hAnsi="Times New Roman" w:cs="Times New Roman"/>
          <w:color w:val="374151"/>
          <w:sz w:val="24"/>
          <w:szCs w:val="24"/>
        </w:rPr>
        <w:t>values</w:t>
      </w:r>
      <w:r w:rsidR="1CD9EFC2" w:rsidRPr="00C44BAE">
        <w:rPr>
          <w:rFonts w:ascii="Times New Roman" w:eastAsiaTheme="minorEastAsia" w:hAnsi="Times New Roman" w:cs="Times New Roman"/>
          <w:color w:val="374151"/>
          <w:sz w:val="24"/>
          <w:szCs w:val="24"/>
        </w:rPr>
        <w:t xml:space="preserve"> to replace missing values if there were missing values because median values are not affected by outliers. </w:t>
      </w:r>
    </w:p>
    <w:p w14:paraId="233ACFE4" w14:textId="4B6C74E9" w:rsidR="00CC2400" w:rsidRPr="00C44BAE" w:rsidRDefault="00CC2400"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lastRenderedPageBreak/>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7</w:t>
      </w:r>
      <w:r w:rsidRPr="00C44BAE">
        <w:rPr>
          <w:rFonts w:ascii="Times New Roman" w:hAnsi="Times New Roman" w:cs="Times New Roman"/>
        </w:rPr>
        <w:fldChar w:fldCharType="end"/>
      </w:r>
      <w:r w:rsidRPr="00C44BAE">
        <w:rPr>
          <w:rFonts w:ascii="Times New Roman" w:hAnsi="Times New Roman" w:cs="Times New Roman"/>
        </w:rPr>
        <w:t xml:space="preserve">: </w:t>
      </w:r>
      <w:r w:rsidRPr="00C44BAE">
        <w:rPr>
          <w:rFonts w:ascii="Times New Roman" w:hAnsi="Times New Roman" w:cs="Times New Roman"/>
          <w:b/>
          <w:bCs/>
        </w:rPr>
        <w:t>Resulting no Missing Value</w:t>
      </w:r>
    </w:p>
    <w:p w14:paraId="7B2B7830" w14:textId="0A1F727C" w:rsidR="28A59B56" w:rsidRPr="00C44BAE" w:rsidRDefault="00F4649E" w:rsidP="006B6430">
      <w:pPr>
        <w:spacing w:line="480" w:lineRule="auto"/>
        <w:jc w:val="both"/>
        <w:rPr>
          <w:rFonts w:ascii="Times New Roman" w:eastAsiaTheme="minorEastAsia" w:hAnsi="Times New Roman" w:cs="Times New Roman"/>
          <w:color w:val="374151"/>
          <w:sz w:val="24"/>
          <w:szCs w:val="24"/>
        </w:rPr>
      </w:pPr>
      <w:r w:rsidRPr="00C44BAE">
        <w:rPr>
          <w:rFonts w:ascii="Times New Roman" w:hAnsi="Times New Roman" w:cs="Times New Roman"/>
          <w:noProof/>
        </w:rPr>
        <w:drawing>
          <wp:inline distT="0" distB="0" distL="0" distR="0" wp14:anchorId="69EDEC04" wp14:editId="416CE635">
            <wp:extent cx="6324600" cy="3686175"/>
            <wp:effectExtent l="0" t="0" r="0" b="0"/>
            <wp:docPr id="1010031252" name="Picture 1010031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24600" cy="3686175"/>
                    </a:xfrm>
                    <a:prstGeom prst="rect">
                      <a:avLst/>
                    </a:prstGeom>
                  </pic:spPr>
                </pic:pic>
              </a:graphicData>
            </a:graphic>
          </wp:inline>
        </w:drawing>
      </w:r>
    </w:p>
    <w:p w14:paraId="4FDB3D6D" w14:textId="7D8F2734" w:rsidR="00A50088" w:rsidRPr="00C44BAE" w:rsidRDefault="4FD80228" w:rsidP="006B6430">
      <w:pPr>
        <w:spacing w:line="480" w:lineRule="auto"/>
        <w:jc w:val="both"/>
        <w:rPr>
          <w:rFonts w:ascii="Times New Roman" w:hAnsi="Times New Roman" w:cs="Times New Roman"/>
          <w:b/>
          <w:bCs/>
        </w:rPr>
      </w:pPr>
      <w:bookmarkStart w:id="45" w:name="_Toc143455003"/>
      <w:r w:rsidRPr="00C44BAE">
        <w:rPr>
          <w:rStyle w:val="Heading2Char"/>
          <w:rFonts w:ascii="Times New Roman" w:hAnsi="Times New Roman" w:cs="Times New Roman"/>
        </w:rPr>
        <w:t>Variable Drift Monitoring Tolerance</w:t>
      </w:r>
      <w:bookmarkEnd w:id="45"/>
    </w:p>
    <w:p w14:paraId="613BE984" w14:textId="1C343D24" w:rsidR="00017E2F" w:rsidRPr="00C44BAE" w:rsidRDefault="75479BCC"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Variable drift occurs when the statistical properties of the target variable, which the model is trying to predict change over time, and the predictions become less accurate and unreliable. Models are usually built using historical data. However, variables’ statistical properties change over time, and this will affect the accuracy of the model prediction built on historical data. Variable drift monitoring is continuous monitoring of the models’ variables’ behavior to ensure that the model accuracy remains as predicted. Variable drift monitoring tolerance is the acceptable limit within which variables’ statistical properties can drift.  Any drift outside this limit is not acceptable and will require investigation or corrective action. Model drift monitoring is to ensure stable model accuracy over time. </w:t>
      </w:r>
    </w:p>
    <w:p w14:paraId="267E6F2F" w14:textId="586E46AA" w:rsidR="00A726D6" w:rsidRPr="00C44BAE" w:rsidRDefault="75479BCC"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lastRenderedPageBreak/>
        <w:t xml:space="preserve">The dataset used in this model is based on customers’ credit card history. However, some variables’ status may likely change over time thereby causing the variables and this may affect the prediction of this model in the future. For instance, the status of a customer with </w:t>
      </w:r>
      <w:r w:rsidR="00DD44C7" w:rsidRPr="00C44BAE">
        <w:rPr>
          <w:rFonts w:ascii="Times New Roman" w:eastAsiaTheme="minorEastAsia" w:hAnsi="Times New Roman" w:cs="Times New Roman"/>
          <w:color w:val="374151"/>
          <w:sz w:val="24"/>
          <w:szCs w:val="24"/>
        </w:rPr>
        <w:t>a</w:t>
      </w:r>
      <w:r w:rsidRPr="00C44BAE">
        <w:rPr>
          <w:rFonts w:ascii="Times New Roman" w:eastAsiaTheme="minorEastAsia" w:hAnsi="Times New Roman" w:cs="Times New Roman"/>
          <w:color w:val="374151"/>
          <w:sz w:val="24"/>
          <w:szCs w:val="24"/>
        </w:rPr>
        <w:t xml:space="preserve"> variable education may change from university student to graduate in the future and the model prediction may become inaccurate. Similarly, the status of a customer under the variable marriage may change from single to married in the future and this may affect model prediction built on customer’s status as single. </w:t>
      </w:r>
    </w:p>
    <w:p w14:paraId="2943D71E" w14:textId="1FD14115" w:rsidR="00DF0010" w:rsidRPr="00C44BAE" w:rsidRDefault="4FD80228"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We set a </w:t>
      </w:r>
      <w:r w:rsidRPr="00C44BAE">
        <w:rPr>
          <w:rFonts w:ascii="Times New Roman" w:eastAsiaTheme="minorEastAsia" w:hAnsi="Times New Roman" w:cs="Times New Roman"/>
          <w:b/>
          <w:bCs/>
          <w:color w:val="374151"/>
          <w:sz w:val="24"/>
          <w:szCs w:val="24"/>
        </w:rPr>
        <w:t>3%</w:t>
      </w:r>
      <w:r w:rsidRPr="00C44BAE">
        <w:rPr>
          <w:rFonts w:ascii="Times New Roman" w:eastAsiaTheme="minorEastAsia" w:hAnsi="Times New Roman" w:cs="Times New Roman"/>
          <w:color w:val="374151"/>
          <w:sz w:val="24"/>
          <w:szCs w:val="24"/>
        </w:rPr>
        <w:t xml:space="preserve"> tolerance level for variable drift and for any drift outside this limit, the model needs to be re-run. </w:t>
      </w:r>
    </w:p>
    <w:p w14:paraId="0951FB68" w14:textId="1EF99383" w:rsidR="4FD80228" w:rsidRPr="00C44BAE" w:rsidRDefault="4FD80228" w:rsidP="006B6430">
      <w:pPr>
        <w:pStyle w:val="Heading1"/>
        <w:spacing w:line="480" w:lineRule="auto"/>
        <w:jc w:val="both"/>
        <w:rPr>
          <w:rFonts w:ascii="Times New Roman" w:eastAsiaTheme="minorEastAsia" w:hAnsi="Times New Roman" w:cs="Times New Roman"/>
          <w:b/>
          <w:bCs/>
          <w:color w:val="374151"/>
          <w:sz w:val="24"/>
          <w:szCs w:val="24"/>
        </w:rPr>
      </w:pPr>
      <w:bookmarkStart w:id="46" w:name="_Toc191734191"/>
      <w:bookmarkStart w:id="47" w:name="_Toc143455004"/>
      <w:r w:rsidRPr="00C44BAE">
        <w:rPr>
          <w:rFonts w:ascii="Times New Roman" w:hAnsi="Times New Roman" w:cs="Times New Roman"/>
          <w:b/>
          <w:bCs/>
        </w:rPr>
        <w:t>Model Exploration</w:t>
      </w:r>
      <w:bookmarkEnd w:id="46"/>
      <w:bookmarkEnd w:id="47"/>
    </w:p>
    <w:p w14:paraId="0FCBC1BD" w14:textId="3B7074C2" w:rsidR="00813C7F" w:rsidRPr="00C44BAE" w:rsidRDefault="4FD80228" w:rsidP="006B6430">
      <w:pPr>
        <w:spacing w:line="480" w:lineRule="auto"/>
        <w:jc w:val="both"/>
        <w:rPr>
          <w:rFonts w:ascii="Times New Roman" w:hAnsi="Times New Roman" w:cs="Times New Roman"/>
          <w:b/>
          <w:bCs/>
        </w:rPr>
      </w:pPr>
      <w:bookmarkStart w:id="48" w:name="_Toc143455005"/>
      <w:r w:rsidRPr="00C44BAE">
        <w:rPr>
          <w:rStyle w:val="Heading2Char"/>
          <w:rFonts w:ascii="Times New Roman" w:hAnsi="Times New Roman" w:cs="Times New Roman"/>
        </w:rPr>
        <w:t>Model Monitoring, Health &amp; Stability</w:t>
      </w:r>
      <w:bookmarkEnd w:id="48"/>
    </w:p>
    <w:p w14:paraId="3DF735E4" w14:textId="192FAFCE" w:rsidR="00A50088" w:rsidRPr="00C44BAE" w:rsidRDefault="75479BCC"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Model monitoring involves closely tracking the performance of machine learning models in an operation. The goal is to detect any deviation in the model, analyze the model prediction accuracy, eliminate prediction errors, and tweak the model to ensure the best performance. Model health is the overall state and reliability of a machine learning model. Model stability is the consistency of a model’s performance over time and across different subsets of data. Monitoring model health and stability </w:t>
      </w:r>
      <w:r w:rsidR="1CD9EFC2" w:rsidRPr="00C44BAE">
        <w:rPr>
          <w:rFonts w:ascii="Times New Roman" w:eastAsiaTheme="minorEastAsia" w:hAnsi="Times New Roman" w:cs="Times New Roman"/>
          <w:color w:val="374151"/>
          <w:sz w:val="24"/>
          <w:szCs w:val="24"/>
        </w:rPr>
        <w:t>includes</w:t>
      </w:r>
      <w:r w:rsidRPr="00C44BAE">
        <w:rPr>
          <w:rFonts w:ascii="Times New Roman" w:eastAsiaTheme="minorEastAsia" w:hAnsi="Times New Roman" w:cs="Times New Roman"/>
          <w:color w:val="374151"/>
          <w:sz w:val="24"/>
          <w:szCs w:val="24"/>
        </w:rPr>
        <w:t xml:space="preserve"> monitoring the data distribution drifts, model performance shifts, operation metrics, data integrity, performance by segment, and bias.  </w:t>
      </w:r>
    </w:p>
    <w:p w14:paraId="506EAB7A" w14:textId="730EBCBE" w:rsidR="006478EF" w:rsidRPr="00C44BAE" w:rsidRDefault="75479BCC"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It is expected that</w:t>
      </w:r>
      <w:ins w:id="49" w:author="Microsoft Word" w:date="2023-08-09T16:29:00Z">
        <w:r w:rsidRPr="00C44BAE">
          <w:rPr>
            <w:rFonts w:ascii="Times New Roman" w:eastAsiaTheme="minorEastAsia" w:hAnsi="Times New Roman" w:cs="Times New Roman"/>
            <w:color w:val="374151"/>
            <w:sz w:val="24"/>
            <w:szCs w:val="24"/>
          </w:rPr>
          <w:t xml:space="preserve"> </w:t>
        </w:r>
      </w:ins>
      <w:r w:rsidRPr="00C44BAE">
        <w:rPr>
          <w:rFonts w:ascii="Times New Roman" w:eastAsiaTheme="minorEastAsia" w:hAnsi="Times New Roman" w:cs="Times New Roman"/>
          <w:color w:val="374151"/>
          <w:sz w:val="24"/>
          <w:szCs w:val="24"/>
        </w:rPr>
        <w:t>when our model is deployed, the users will monitor the model performance against customers’ statuses</w:t>
      </w:r>
      <w:ins w:id="50" w:author="Microsoft Word" w:date="2023-08-09T16:27:00Z">
        <w:r w:rsidRPr="00C44BAE">
          <w:rPr>
            <w:rFonts w:ascii="Times New Roman" w:eastAsiaTheme="minorEastAsia" w:hAnsi="Times New Roman" w:cs="Times New Roman"/>
            <w:color w:val="374151"/>
            <w:sz w:val="24"/>
            <w:szCs w:val="24"/>
          </w:rPr>
          <w:t xml:space="preserve"> </w:t>
        </w:r>
      </w:ins>
      <w:r w:rsidRPr="00C44BAE">
        <w:rPr>
          <w:rFonts w:ascii="Times New Roman" w:eastAsiaTheme="minorEastAsia" w:hAnsi="Times New Roman" w:cs="Times New Roman"/>
          <w:color w:val="374151"/>
          <w:sz w:val="24"/>
          <w:szCs w:val="24"/>
        </w:rPr>
        <w:t xml:space="preserve">to ensure that they remain the same over time, otherwise, the model needs to be updated based on the statuses of customers. </w:t>
      </w:r>
    </w:p>
    <w:p w14:paraId="1977B67B" w14:textId="510EEC70" w:rsidR="008F0B48" w:rsidRPr="00C44BAE" w:rsidRDefault="004C306C"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lastRenderedPageBreak/>
        <w:t>To monitor</w:t>
      </w:r>
      <w:r w:rsidR="008F0B48" w:rsidRPr="00C44BAE">
        <w:rPr>
          <w:rFonts w:ascii="Times New Roman" w:eastAsiaTheme="minorEastAsia" w:hAnsi="Times New Roman" w:cs="Times New Roman"/>
          <w:color w:val="374151"/>
          <w:sz w:val="24"/>
          <w:szCs w:val="24"/>
        </w:rPr>
        <w:t xml:space="preserve"> </w:t>
      </w:r>
      <w:r w:rsidR="00991321" w:rsidRPr="00C44BAE">
        <w:rPr>
          <w:rFonts w:ascii="Times New Roman" w:eastAsiaTheme="minorEastAsia" w:hAnsi="Times New Roman" w:cs="Times New Roman"/>
          <w:color w:val="374151"/>
          <w:sz w:val="24"/>
          <w:szCs w:val="24"/>
        </w:rPr>
        <w:t xml:space="preserve">the </w:t>
      </w:r>
      <w:r w:rsidR="007719B2" w:rsidRPr="00C44BAE">
        <w:rPr>
          <w:rFonts w:ascii="Times New Roman" w:eastAsiaTheme="minorEastAsia" w:hAnsi="Times New Roman" w:cs="Times New Roman"/>
          <w:color w:val="374151"/>
          <w:sz w:val="24"/>
          <w:szCs w:val="24"/>
        </w:rPr>
        <w:t>model’s</w:t>
      </w:r>
      <w:r w:rsidR="008F0B48" w:rsidRPr="00C44BAE">
        <w:rPr>
          <w:rFonts w:ascii="Times New Roman" w:eastAsiaTheme="minorEastAsia" w:hAnsi="Times New Roman" w:cs="Times New Roman"/>
          <w:color w:val="374151"/>
          <w:sz w:val="24"/>
          <w:szCs w:val="24"/>
        </w:rPr>
        <w:t xml:space="preserve"> health and stability, </w:t>
      </w:r>
      <w:r w:rsidR="00D34BE6" w:rsidRPr="00C44BAE">
        <w:rPr>
          <w:rFonts w:ascii="Times New Roman" w:eastAsiaTheme="minorEastAsia" w:hAnsi="Times New Roman" w:cs="Times New Roman"/>
          <w:color w:val="374151"/>
          <w:sz w:val="24"/>
          <w:szCs w:val="24"/>
        </w:rPr>
        <w:t xml:space="preserve">we set </w:t>
      </w:r>
      <w:r w:rsidR="00EB2609" w:rsidRPr="00C44BAE">
        <w:rPr>
          <w:rFonts w:ascii="Times New Roman" w:eastAsiaTheme="minorEastAsia" w:hAnsi="Times New Roman" w:cs="Times New Roman"/>
          <w:color w:val="374151"/>
          <w:sz w:val="24"/>
          <w:szCs w:val="24"/>
        </w:rPr>
        <w:t xml:space="preserve">a </w:t>
      </w:r>
      <w:r w:rsidR="00B869AF" w:rsidRPr="00C44BAE">
        <w:rPr>
          <w:rFonts w:ascii="Times New Roman" w:eastAsiaTheme="minorEastAsia" w:hAnsi="Times New Roman" w:cs="Times New Roman"/>
          <w:color w:val="374151"/>
          <w:sz w:val="24"/>
          <w:szCs w:val="24"/>
        </w:rPr>
        <w:t xml:space="preserve">model accuracy </w:t>
      </w:r>
      <w:r w:rsidR="00D34BE6" w:rsidRPr="00C44BAE">
        <w:rPr>
          <w:rFonts w:ascii="Times New Roman" w:eastAsiaTheme="minorEastAsia" w:hAnsi="Times New Roman" w:cs="Times New Roman"/>
          <w:color w:val="374151"/>
          <w:sz w:val="24"/>
          <w:szCs w:val="24"/>
        </w:rPr>
        <w:t xml:space="preserve">limit of </w:t>
      </w:r>
      <w:r w:rsidR="00D34BE6" w:rsidRPr="00C44BAE">
        <w:rPr>
          <w:rFonts w:ascii="Times New Roman" w:eastAsiaTheme="minorEastAsia" w:hAnsi="Times New Roman" w:cs="Times New Roman"/>
          <w:b/>
          <w:bCs/>
          <w:color w:val="374151"/>
          <w:sz w:val="24"/>
          <w:szCs w:val="24"/>
        </w:rPr>
        <w:t>80</w:t>
      </w:r>
      <w:r w:rsidR="00B419C2" w:rsidRPr="00C44BAE">
        <w:rPr>
          <w:rFonts w:ascii="Times New Roman" w:eastAsiaTheme="minorEastAsia" w:hAnsi="Times New Roman" w:cs="Times New Roman"/>
          <w:b/>
          <w:bCs/>
          <w:color w:val="374151"/>
          <w:sz w:val="24"/>
          <w:szCs w:val="24"/>
        </w:rPr>
        <w:t>%.</w:t>
      </w:r>
      <w:r w:rsidR="00B419C2" w:rsidRPr="00C44BAE">
        <w:rPr>
          <w:rFonts w:ascii="Times New Roman" w:eastAsiaTheme="minorEastAsia" w:hAnsi="Times New Roman" w:cs="Times New Roman"/>
          <w:color w:val="374151"/>
          <w:sz w:val="24"/>
          <w:szCs w:val="24"/>
        </w:rPr>
        <w:t xml:space="preserve"> If the accuracy </w:t>
      </w:r>
      <w:r w:rsidR="007E6A3E" w:rsidRPr="00C44BAE">
        <w:rPr>
          <w:rFonts w:ascii="Times New Roman" w:eastAsiaTheme="minorEastAsia" w:hAnsi="Times New Roman" w:cs="Times New Roman"/>
          <w:color w:val="374151"/>
          <w:sz w:val="24"/>
          <w:szCs w:val="24"/>
        </w:rPr>
        <w:t xml:space="preserve">goes </w:t>
      </w:r>
      <w:r w:rsidR="00AF3DF5" w:rsidRPr="00C44BAE">
        <w:rPr>
          <w:rFonts w:ascii="Times New Roman" w:eastAsiaTheme="minorEastAsia" w:hAnsi="Times New Roman" w:cs="Times New Roman"/>
          <w:color w:val="374151"/>
          <w:sz w:val="24"/>
          <w:szCs w:val="24"/>
        </w:rPr>
        <w:t>below this limit, the</w:t>
      </w:r>
      <w:r w:rsidR="00ED5EC8" w:rsidRPr="00C44BAE">
        <w:rPr>
          <w:rFonts w:ascii="Times New Roman" w:eastAsiaTheme="minorEastAsia" w:hAnsi="Times New Roman" w:cs="Times New Roman"/>
          <w:color w:val="374151"/>
          <w:sz w:val="24"/>
          <w:szCs w:val="24"/>
        </w:rPr>
        <w:t xml:space="preserve"> model needs to be re-run. </w:t>
      </w:r>
      <w:r w:rsidR="00AF3DF5" w:rsidRPr="00C44BAE">
        <w:rPr>
          <w:rFonts w:ascii="Times New Roman" w:eastAsiaTheme="minorEastAsia" w:hAnsi="Times New Roman" w:cs="Times New Roman"/>
          <w:color w:val="374151"/>
          <w:sz w:val="24"/>
          <w:szCs w:val="24"/>
        </w:rPr>
        <w:t xml:space="preserve"> </w:t>
      </w:r>
    </w:p>
    <w:p w14:paraId="5859A5D5" w14:textId="4FB2E9C8" w:rsidR="00847EA2" w:rsidRPr="00C44BAE" w:rsidRDefault="4FD80228" w:rsidP="006B6430">
      <w:pPr>
        <w:spacing w:line="480" w:lineRule="auto"/>
        <w:jc w:val="both"/>
        <w:rPr>
          <w:rFonts w:ascii="Times New Roman" w:eastAsiaTheme="minorEastAsia" w:hAnsi="Times New Roman" w:cs="Times New Roman"/>
          <w:b/>
          <w:bCs/>
          <w:color w:val="374151"/>
          <w:sz w:val="24"/>
          <w:szCs w:val="24"/>
        </w:rPr>
      </w:pPr>
      <w:bookmarkStart w:id="51" w:name="_Toc143455006"/>
      <w:bookmarkStart w:id="52" w:name="_Hlk143449207"/>
      <w:r w:rsidRPr="00C44BAE">
        <w:rPr>
          <w:rStyle w:val="Heading2Char"/>
          <w:rFonts w:ascii="Times New Roman" w:hAnsi="Times New Roman" w:cs="Times New Roman"/>
        </w:rPr>
        <w:t>Models Building</w:t>
      </w:r>
      <w:bookmarkEnd w:id="51"/>
    </w:p>
    <w:p w14:paraId="4666AB7A" w14:textId="0952AEB8" w:rsidR="00BE34D1" w:rsidRPr="00C44BAE" w:rsidRDefault="4FD80228"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Model building is the process of creating and training machine learning or statistical models using a dataset to make predictions, classifications, or generate insights. It involves selecting the appropriate algorithm, preparing the data, tuning hyperparameters, and evaluating the model's performance. </w:t>
      </w:r>
    </w:p>
    <w:p w14:paraId="62F35D37" w14:textId="1333074A" w:rsidR="00BE34D1" w:rsidRPr="00C44BAE" w:rsidRDefault="4FD80228"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In our effort to generate the best predictions for credit card default by customers, we used many algorithms to compare our prediction based on the models’ accuracies. We followed the steps below in building the models.</w:t>
      </w:r>
    </w:p>
    <w:p w14:paraId="7EBBFB82" w14:textId="702F9F2F" w:rsidR="001F5D9A" w:rsidRPr="00C44BAE" w:rsidRDefault="000D14AA" w:rsidP="006B6430">
      <w:pPr>
        <w:pStyle w:val="ListParagraph"/>
        <w:numPr>
          <w:ilvl w:val="0"/>
          <w:numId w:val="5"/>
        </w:num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Defining the </w:t>
      </w:r>
      <w:r w:rsidR="00EE0640" w:rsidRPr="00C44BAE">
        <w:rPr>
          <w:rFonts w:ascii="Times New Roman" w:eastAsiaTheme="minorEastAsia" w:hAnsi="Times New Roman" w:cs="Times New Roman"/>
          <w:color w:val="374151"/>
          <w:sz w:val="24"/>
          <w:szCs w:val="24"/>
        </w:rPr>
        <w:t>independent variables</w:t>
      </w:r>
      <w:r w:rsidR="00D06047" w:rsidRPr="00C44BAE">
        <w:rPr>
          <w:rFonts w:ascii="Times New Roman" w:eastAsiaTheme="minorEastAsia" w:hAnsi="Times New Roman" w:cs="Times New Roman"/>
          <w:color w:val="374151"/>
          <w:sz w:val="24"/>
          <w:szCs w:val="24"/>
        </w:rPr>
        <w:t xml:space="preserve"> and the </w:t>
      </w:r>
      <w:r w:rsidR="00AC13A8" w:rsidRPr="00C44BAE">
        <w:rPr>
          <w:rFonts w:ascii="Times New Roman" w:eastAsiaTheme="minorEastAsia" w:hAnsi="Times New Roman" w:cs="Times New Roman"/>
          <w:color w:val="374151"/>
          <w:sz w:val="24"/>
          <w:szCs w:val="24"/>
        </w:rPr>
        <w:t>target var</w:t>
      </w:r>
      <w:r w:rsidR="00F14FAB" w:rsidRPr="00C44BAE">
        <w:rPr>
          <w:rFonts w:ascii="Times New Roman" w:eastAsiaTheme="minorEastAsia" w:hAnsi="Times New Roman" w:cs="Times New Roman"/>
          <w:color w:val="374151"/>
          <w:sz w:val="24"/>
          <w:szCs w:val="24"/>
        </w:rPr>
        <w:t xml:space="preserve">iable </w:t>
      </w:r>
      <w:r w:rsidR="00126356" w:rsidRPr="00C44BAE">
        <w:rPr>
          <w:rFonts w:ascii="Times New Roman" w:eastAsiaTheme="minorEastAsia" w:hAnsi="Times New Roman" w:cs="Times New Roman"/>
          <w:color w:val="374151"/>
          <w:sz w:val="24"/>
          <w:szCs w:val="24"/>
        </w:rPr>
        <w:t>by splitting the data</w:t>
      </w:r>
      <w:r w:rsidR="005303C0" w:rsidRPr="00C44BAE">
        <w:rPr>
          <w:rFonts w:ascii="Times New Roman" w:eastAsiaTheme="minorEastAsia" w:hAnsi="Times New Roman" w:cs="Times New Roman"/>
          <w:color w:val="374151"/>
          <w:sz w:val="24"/>
          <w:szCs w:val="24"/>
        </w:rPr>
        <w:t xml:space="preserve"> into </w:t>
      </w:r>
      <w:r w:rsidR="00F14FAB" w:rsidRPr="00C44BAE">
        <w:rPr>
          <w:rFonts w:ascii="Times New Roman" w:eastAsiaTheme="minorEastAsia" w:hAnsi="Times New Roman" w:cs="Times New Roman"/>
          <w:color w:val="374151"/>
          <w:sz w:val="24"/>
          <w:szCs w:val="24"/>
        </w:rPr>
        <w:t xml:space="preserve">(X and </w:t>
      </w:r>
      <w:r w:rsidR="004F38D4" w:rsidRPr="00C44BAE">
        <w:rPr>
          <w:rFonts w:ascii="Times New Roman" w:eastAsiaTheme="minorEastAsia" w:hAnsi="Times New Roman" w:cs="Times New Roman"/>
          <w:color w:val="374151"/>
          <w:sz w:val="24"/>
          <w:szCs w:val="24"/>
        </w:rPr>
        <w:t>Y</w:t>
      </w:r>
      <w:r w:rsidR="00F14FAB" w:rsidRPr="00C44BAE">
        <w:rPr>
          <w:rFonts w:ascii="Times New Roman" w:eastAsiaTheme="minorEastAsia" w:hAnsi="Times New Roman" w:cs="Times New Roman"/>
          <w:color w:val="374151"/>
          <w:sz w:val="24"/>
          <w:szCs w:val="24"/>
        </w:rPr>
        <w:t>)</w:t>
      </w:r>
      <w:r w:rsidR="001F5D9A" w:rsidRPr="00C44BAE">
        <w:rPr>
          <w:rFonts w:ascii="Times New Roman" w:eastAsiaTheme="minorEastAsia" w:hAnsi="Times New Roman" w:cs="Times New Roman"/>
          <w:color w:val="374151"/>
          <w:sz w:val="24"/>
          <w:szCs w:val="24"/>
        </w:rPr>
        <w:t>.</w:t>
      </w:r>
    </w:p>
    <w:p w14:paraId="5A2D8244" w14:textId="6879EBE6" w:rsidR="00DB50E5" w:rsidRPr="00C44BAE" w:rsidRDefault="00C75D87" w:rsidP="006B6430">
      <w:pPr>
        <w:pStyle w:val="ListParagraph"/>
        <w:numPr>
          <w:ilvl w:val="0"/>
          <w:numId w:val="5"/>
        </w:num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Split the </w:t>
      </w:r>
      <w:r w:rsidR="00F2705A" w:rsidRPr="00C44BAE">
        <w:rPr>
          <w:rFonts w:ascii="Times New Roman" w:eastAsiaTheme="minorEastAsia" w:hAnsi="Times New Roman" w:cs="Times New Roman"/>
          <w:color w:val="374151"/>
          <w:sz w:val="24"/>
          <w:szCs w:val="24"/>
        </w:rPr>
        <w:t xml:space="preserve">dataset </w:t>
      </w:r>
      <w:r w:rsidR="00335B67" w:rsidRPr="00C44BAE">
        <w:rPr>
          <w:rFonts w:ascii="Times New Roman" w:eastAsiaTheme="minorEastAsia" w:hAnsi="Times New Roman" w:cs="Times New Roman"/>
          <w:color w:val="374151"/>
          <w:sz w:val="24"/>
          <w:szCs w:val="24"/>
        </w:rPr>
        <w:t xml:space="preserve">into </w:t>
      </w:r>
      <w:r w:rsidR="00B2589D" w:rsidRPr="00C44BAE">
        <w:rPr>
          <w:rFonts w:ascii="Times New Roman" w:eastAsiaTheme="minorEastAsia" w:hAnsi="Times New Roman" w:cs="Times New Roman"/>
          <w:color w:val="374151"/>
          <w:sz w:val="24"/>
          <w:szCs w:val="24"/>
        </w:rPr>
        <w:t>t</w:t>
      </w:r>
      <w:r w:rsidR="008223E0" w:rsidRPr="00C44BAE">
        <w:rPr>
          <w:rFonts w:ascii="Times New Roman" w:eastAsiaTheme="minorEastAsia" w:hAnsi="Times New Roman" w:cs="Times New Roman"/>
          <w:color w:val="374151"/>
          <w:sz w:val="24"/>
          <w:szCs w:val="24"/>
        </w:rPr>
        <w:t>rain and test</w:t>
      </w:r>
      <w:r w:rsidR="008761FC" w:rsidRPr="00C44BAE">
        <w:rPr>
          <w:rFonts w:ascii="Times New Roman" w:eastAsiaTheme="minorEastAsia" w:hAnsi="Times New Roman" w:cs="Times New Roman"/>
          <w:color w:val="374151"/>
          <w:sz w:val="24"/>
          <w:szCs w:val="24"/>
        </w:rPr>
        <w:t xml:space="preserve"> (</w:t>
      </w:r>
      <w:r w:rsidR="00221303" w:rsidRPr="00C44BAE">
        <w:rPr>
          <w:rFonts w:ascii="Times New Roman" w:eastAsiaTheme="minorEastAsia" w:hAnsi="Times New Roman" w:cs="Times New Roman"/>
          <w:color w:val="374151"/>
          <w:sz w:val="24"/>
          <w:szCs w:val="24"/>
        </w:rPr>
        <w:t>50:50)</w:t>
      </w:r>
    </w:p>
    <w:p w14:paraId="023BB386" w14:textId="5384A788" w:rsidR="00847EA2" w:rsidRPr="00C44BAE" w:rsidRDefault="005E1328" w:rsidP="006B6430">
      <w:pPr>
        <w:spacing w:line="480" w:lineRule="auto"/>
        <w:ind w:left="360"/>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The</w:t>
      </w:r>
      <w:r w:rsidR="003337FD" w:rsidRPr="00C44BAE">
        <w:rPr>
          <w:rFonts w:ascii="Times New Roman" w:eastAsiaTheme="minorEastAsia" w:hAnsi="Times New Roman" w:cs="Times New Roman"/>
          <w:color w:val="374151"/>
          <w:sz w:val="24"/>
          <w:szCs w:val="24"/>
        </w:rPr>
        <w:t xml:space="preserve"> next step</w:t>
      </w:r>
      <w:r w:rsidR="00C17DA6" w:rsidRPr="00C44BAE">
        <w:rPr>
          <w:rFonts w:ascii="Times New Roman" w:eastAsiaTheme="minorEastAsia" w:hAnsi="Times New Roman" w:cs="Times New Roman"/>
          <w:color w:val="374151"/>
          <w:sz w:val="24"/>
          <w:szCs w:val="24"/>
        </w:rPr>
        <w:t xml:space="preserve"> is to build</w:t>
      </w:r>
      <w:r w:rsidR="00401C86" w:rsidRPr="00C44BAE">
        <w:rPr>
          <w:rFonts w:ascii="Times New Roman" w:eastAsiaTheme="minorEastAsia" w:hAnsi="Times New Roman" w:cs="Times New Roman"/>
          <w:color w:val="374151"/>
          <w:sz w:val="24"/>
          <w:szCs w:val="24"/>
        </w:rPr>
        <w:t xml:space="preserve"> and fit the models using the</w:t>
      </w:r>
      <w:r w:rsidRPr="00C44BAE">
        <w:rPr>
          <w:rFonts w:ascii="Times New Roman" w:eastAsiaTheme="minorEastAsia" w:hAnsi="Times New Roman" w:cs="Times New Roman"/>
          <w:color w:val="374151"/>
          <w:sz w:val="24"/>
          <w:szCs w:val="24"/>
        </w:rPr>
        <w:t xml:space="preserve"> following algorithms</w:t>
      </w:r>
      <w:r w:rsidR="000777CC" w:rsidRPr="00C44BAE">
        <w:rPr>
          <w:rFonts w:ascii="Times New Roman" w:eastAsiaTheme="minorEastAsia" w:hAnsi="Times New Roman" w:cs="Times New Roman"/>
          <w:color w:val="374151"/>
          <w:sz w:val="24"/>
          <w:szCs w:val="24"/>
        </w:rPr>
        <w:t>.</w:t>
      </w:r>
    </w:p>
    <w:p w14:paraId="1D6FEF84" w14:textId="5379A153" w:rsidR="00BD3A37" w:rsidRPr="00C44BAE" w:rsidRDefault="4FD80228" w:rsidP="006B6430">
      <w:pPr>
        <w:pStyle w:val="Heading2"/>
        <w:spacing w:line="480" w:lineRule="auto"/>
        <w:jc w:val="both"/>
        <w:rPr>
          <w:rFonts w:ascii="Times New Roman" w:eastAsiaTheme="minorEastAsia" w:hAnsi="Times New Roman" w:cs="Times New Roman"/>
          <w:b/>
          <w:bCs/>
          <w:color w:val="374151"/>
          <w:sz w:val="24"/>
          <w:szCs w:val="24"/>
        </w:rPr>
      </w:pPr>
      <w:bookmarkStart w:id="53" w:name="_Toc1310989601"/>
      <w:bookmarkStart w:id="54" w:name="_Toc143455007"/>
      <w:bookmarkEnd w:id="52"/>
      <w:r w:rsidRPr="00C44BAE">
        <w:rPr>
          <w:rFonts w:ascii="Times New Roman" w:hAnsi="Times New Roman" w:cs="Times New Roman"/>
        </w:rPr>
        <w:t>Decision Trees.</w:t>
      </w:r>
      <w:bookmarkEnd w:id="53"/>
      <w:bookmarkEnd w:id="54"/>
    </w:p>
    <w:p w14:paraId="6B01B798" w14:textId="2638DE93" w:rsidR="00596E85" w:rsidRPr="00C44BAE" w:rsidRDefault="001158A7" w:rsidP="006B6430">
      <w:pPr>
        <w:spacing w:line="480" w:lineRule="auto"/>
        <w:ind w:left="360"/>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In building the decision trees, </w:t>
      </w:r>
      <w:r w:rsidR="009135FD" w:rsidRPr="00C44BAE">
        <w:rPr>
          <w:rFonts w:ascii="Times New Roman" w:eastAsiaTheme="minorEastAsia" w:hAnsi="Times New Roman" w:cs="Times New Roman"/>
          <w:color w:val="374151"/>
          <w:sz w:val="24"/>
          <w:szCs w:val="24"/>
        </w:rPr>
        <w:t xml:space="preserve">we chose the decision tree </w:t>
      </w:r>
      <w:r w:rsidR="00D0059C" w:rsidRPr="00C44BAE">
        <w:rPr>
          <w:rFonts w:ascii="Times New Roman" w:eastAsiaTheme="minorEastAsia" w:hAnsi="Times New Roman" w:cs="Times New Roman"/>
          <w:color w:val="374151"/>
          <w:sz w:val="24"/>
          <w:szCs w:val="24"/>
        </w:rPr>
        <w:t>algo</w:t>
      </w:r>
      <w:r w:rsidR="00DF1B3B" w:rsidRPr="00C44BAE">
        <w:rPr>
          <w:rFonts w:ascii="Times New Roman" w:eastAsiaTheme="minorEastAsia" w:hAnsi="Times New Roman" w:cs="Times New Roman"/>
          <w:color w:val="374151"/>
          <w:sz w:val="24"/>
          <w:szCs w:val="24"/>
        </w:rPr>
        <w:t xml:space="preserve">rithm for classification using </w:t>
      </w:r>
      <w:r w:rsidR="00C90C3F" w:rsidRPr="00C44BAE">
        <w:rPr>
          <w:rFonts w:ascii="Times New Roman" w:eastAsiaTheme="minorEastAsia" w:hAnsi="Times New Roman" w:cs="Times New Roman"/>
          <w:color w:val="374151"/>
          <w:sz w:val="24"/>
          <w:szCs w:val="24"/>
        </w:rPr>
        <w:t xml:space="preserve">a </w:t>
      </w:r>
      <w:r w:rsidR="00DF1B3B" w:rsidRPr="00C44BAE">
        <w:rPr>
          <w:rFonts w:ascii="Times New Roman" w:eastAsiaTheme="minorEastAsia" w:hAnsi="Times New Roman" w:cs="Times New Roman"/>
          <w:color w:val="374151"/>
          <w:sz w:val="24"/>
          <w:szCs w:val="24"/>
        </w:rPr>
        <w:t>decision tree classifier</w:t>
      </w:r>
      <w:r w:rsidR="00462FCF" w:rsidRPr="00C44BAE">
        <w:rPr>
          <w:rFonts w:ascii="Times New Roman" w:eastAsiaTheme="minorEastAsia" w:hAnsi="Times New Roman" w:cs="Times New Roman"/>
          <w:color w:val="374151"/>
          <w:sz w:val="24"/>
          <w:szCs w:val="24"/>
        </w:rPr>
        <w:t xml:space="preserve"> </w:t>
      </w:r>
      <w:proofErr w:type="spellStart"/>
      <w:r w:rsidR="0032732E" w:rsidRPr="00C44BAE">
        <w:rPr>
          <w:rFonts w:ascii="Times New Roman" w:eastAsiaTheme="minorEastAsia" w:hAnsi="Times New Roman" w:cs="Times New Roman"/>
          <w:color w:val="374151"/>
          <w:sz w:val="24"/>
          <w:szCs w:val="24"/>
        </w:rPr>
        <w:t>SK</w:t>
      </w:r>
      <w:r w:rsidR="64659196" w:rsidRPr="00C44BAE">
        <w:rPr>
          <w:rFonts w:ascii="Times New Roman" w:eastAsiaTheme="minorEastAsia" w:hAnsi="Times New Roman" w:cs="Times New Roman"/>
          <w:color w:val="374151"/>
          <w:sz w:val="24"/>
          <w:szCs w:val="24"/>
        </w:rPr>
        <w:t>learn</w:t>
      </w:r>
      <w:proofErr w:type="spellEnd"/>
      <w:r w:rsidR="00B24B12" w:rsidRPr="00C44BAE">
        <w:rPr>
          <w:rFonts w:ascii="Times New Roman" w:eastAsiaTheme="minorEastAsia" w:hAnsi="Times New Roman" w:cs="Times New Roman"/>
          <w:color w:val="374151"/>
          <w:sz w:val="24"/>
          <w:szCs w:val="24"/>
        </w:rPr>
        <w:t>.</w:t>
      </w:r>
      <w:r w:rsidR="0032732E" w:rsidRPr="00C44BAE">
        <w:rPr>
          <w:rFonts w:ascii="Times New Roman" w:eastAsiaTheme="minorEastAsia" w:hAnsi="Times New Roman" w:cs="Times New Roman"/>
          <w:color w:val="374151"/>
          <w:sz w:val="24"/>
          <w:szCs w:val="24"/>
        </w:rPr>
        <w:t xml:space="preserve"> </w:t>
      </w:r>
      <w:r w:rsidR="00B24B12" w:rsidRPr="00C44BAE">
        <w:rPr>
          <w:rFonts w:ascii="Times New Roman" w:eastAsiaTheme="minorEastAsia" w:hAnsi="Times New Roman" w:cs="Times New Roman"/>
          <w:color w:val="374151"/>
          <w:sz w:val="24"/>
          <w:szCs w:val="24"/>
        </w:rPr>
        <w:t>tree</w:t>
      </w:r>
      <w:r w:rsidR="00EC6F47" w:rsidRPr="00C44BAE">
        <w:rPr>
          <w:rFonts w:ascii="Times New Roman" w:eastAsiaTheme="minorEastAsia" w:hAnsi="Times New Roman" w:cs="Times New Roman"/>
          <w:color w:val="374151"/>
          <w:sz w:val="24"/>
          <w:szCs w:val="24"/>
        </w:rPr>
        <w:t>.</w:t>
      </w:r>
      <w:r w:rsidR="00E86F6E" w:rsidRPr="00C44BAE">
        <w:rPr>
          <w:rFonts w:ascii="Times New Roman" w:eastAsiaTheme="minorEastAsia" w:hAnsi="Times New Roman" w:cs="Times New Roman"/>
          <w:color w:val="374151"/>
          <w:sz w:val="24"/>
          <w:szCs w:val="24"/>
        </w:rPr>
        <w:t xml:space="preserve"> </w:t>
      </w:r>
      <w:r w:rsidR="4715C0D0" w:rsidRPr="00C44BAE">
        <w:rPr>
          <w:rFonts w:ascii="Times New Roman" w:eastAsiaTheme="minorEastAsia" w:hAnsi="Times New Roman" w:cs="Times New Roman"/>
          <w:color w:val="374151"/>
          <w:sz w:val="24"/>
          <w:szCs w:val="24"/>
        </w:rPr>
        <w:t xml:space="preserve">To optimize </w:t>
      </w:r>
      <w:r w:rsidR="3AACBF09" w:rsidRPr="00C44BAE">
        <w:rPr>
          <w:rFonts w:ascii="Times New Roman" w:eastAsiaTheme="minorEastAsia" w:hAnsi="Times New Roman" w:cs="Times New Roman"/>
          <w:color w:val="374151"/>
          <w:sz w:val="24"/>
          <w:szCs w:val="24"/>
        </w:rPr>
        <w:t xml:space="preserve">the </w:t>
      </w:r>
      <w:r w:rsidR="499E30E7" w:rsidRPr="00C44BAE">
        <w:rPr>
          <w:rFonts w:ascii="Times New Roman" w:eastAsiaTheme="minorEastAsia" w:hAnsi="Times New Roman" w:cs="Times New Roman"/>
          <w:color w:val="374151"/>
          <w:sz w:val="24"/>
          <w:szCs w:val="24"/>
        </w:rPr>
        <w:t xml:space="preserve">model’s </w:t>
      </w:r>
      <w:r w:rsidR="1D3ECDB8" w:rsidRPr="00C44BAE">
        <w:rPr>
          <w:rFonts w:ascii="Times New Roman" w:eastAsiaTheme="minorEastAsia" w:hAnsi="Times New Roman" w:cs="Times New Roman"/>
          <w:color w:val="374151"/>
          <w:sz w:val="24"/>
          <w:szCs w:val="24"/>
        </w:rPr>
        <w:t>performance</w:t>
      </w:r>
      <w:r w:rsidR="78F9278E" w:rsidRPr="00C44BAE">
        <w:rPr>
          <w:rFonts w:ascii="Times New Roman" w:eastAsiaTheme="minorEastAsia" w:hAnsi="Times New Roman" w:cs="Times New Roman"/>
          <w:color w:val="374151"/>
          <w:sz w:val="24"/>
          <w:szCs w:val="24"/>
        </w:rPr>
        <w:t xml:space="preserve">, </w:t>
      </w:r>
      <w:r w:rsidR="6504B65A" w:rsidRPr="00C44BAE">
        <w:rPr>
          <w:rFonts w:ascii="Times New Roman" w:eastAsiaTheme="minorEastAsia" w:hAnsi="Times New Roman" w:cs="Times New Roman"/>
          <w:color w:val="374151"/>
          <w:sz w:val="24"/>
          <w:szCs w:val="24"/>
        </w:rPr>
        <w:t xml:space="preserve">we </w:t>
      </w:r>
      <w:r w:rsidR="74625B2D" w:rsidRPr="00C44BAE">
        <w:rPr>
          <w:rFonts w:ascii="Times New Roman" w:eastAsiaTheme="minorEastAsia" w:hAnsi="Times New Roman" w:cs="Times New Roman"/>
          <w:color w:val="374151"/>
          <w:sz w:val="24"/>
          <w:szCs w:val="24"/>
        </w:rPr>
        <w:t xml:space="preserve">performed a grid </w:t>
      </w:r>
      <w:r w:rsidR="3A0C06AE" w:rsidRPr="00C44BAE">
        <w:rPr>
          <w:rFonts w:ascii="Times New Roman" w:eastAsiaTheme="minorEastAsia" w:hAnsi="Times New Roman" w:cs="Times New Roman"/>
          <w:color w:val="374151"/>
          <w:sz w:val="24"/>
          <w:szCs w:val="24"/>
        </w:rPr>
        <w:t xml:space="preserve">search </w:t>
      </w:r>
      <w:r w:rsidR="31AD52B9" w:rsidRPr="00C44BAE">
        <w:rPr>
          <w:rFonts w:ascii="Times New Roman" w:eastAsiaTheme="minorEastAsia" w:hAnsi="Times New Roman" w:cs="Times New Roman"/>
          <w:color w:val="374151"/>
          <w:sz w:val="24"/>
          <w:szCs w:val="24"/>
        </w:rPr>
        <w:t xml:space="preserve">with </w:t>
      </w:r>
      <w:r w:rsidR="08391179" w:rsidRPr="00C44BAE">
        <w:rPr>
          <w:rFonts w:ascii="Times New Roman" w:eastAsiaTheme="minorEastAsia" w:hAnsi="Times New Roman" w:cs="Times New Roman"/>
          <w:color w:val="374151"/>
          <w:sz w:val="24"/>
          <w:szCs w:val="24"/>
        </w:rPr>
        <w:t>cross-</w:t>
      </w:r>
      <w:r w:rsidR="13203585" w:rsidRPr="00C44BAE">
        <w:rPr>
          <w:rFonts w:ascii="Times New Roman" w:eastAsiaTheme="minorEastAsia" w:hAnsi="Times New Roman" w:cs="Times New Roman"/>
          <w:color w:val="374151"/>
          <w:sz w:val="24"/>
          <w:szCs w:val="24"/>
        </w:rPr>
        <w:t>validation</w:t>
      </w:r>
      <w:r w:rsidR="5EA4849E" w:rsidRPr="00C44BAE">
        <w:rPr>
          <w:rFonts w:ascii="Times New Roman" w:eastAsiaTheme="minorEastAsia" w:hAnsi="Times New Roman" w:cs="Times New Roman"/>
          <w:color w:val="374151"/>
          <w:sz w:val="24"/>
          <w:szCs w:val="24"/>
        </w:rPr>
        <w:t xml:space="preserve"> </w:t>
      </w:r>
      <w:r w:rsidR="4809E86A" w:rsidRPr="00C44BAE">
        <w:rPr>
          <w:rFonts w:ascii="Times New Roman" w:eastAsiaTheme="minorEastAsia" w:hAnsi="Times New Roman" w:cs="Times New Roman"/>
          <w:color w:val="374151"/>
          <w:sz w:val="24"/>
          <w:szCs w:val="24"/>
        </w:rPr>
        <w:t xml:space="preserve">to find </w:t>
      </w:r>
      <w:r w:rsidR="503B0765" w:rsidRPr="00C44BAE">
        <w:rPr>
          <w:rFonts w:ascii="Times New Roman" w:eastAsiaTheme="minorEastAsia" w:hAnsi="Times New Roman" w:cs="Times New Roman"/>
          <w:color w:val="374151"/>
          <w:sz w:val="24"/>
          <w:szCs w:val="24"/>
        </w:rPr>
        <w:t>the</w:t>
      </w:r>
      <w:r w:rsidR="6B5BFE71" w:rsidRPr="00C44BAE">
        <w:rPr>
          <w:rFonts w:ascii="Times New Roman" w:eastAsiaTheme="minorEastAsia" w:hAnsi="Times New Roman" w:cs="Times New Roman"/>
          <w:color w:val="374151"/>
          <w:sz w:val="24"/>
          <w:szCs w:val="24"/>
        </w:rPr>
        <w:t xml:space="preserve"> </w:t>
      </w:r>
      <w:r w:rsidR="05C112EB" w:rsidRPr="00C44BAE">
        <w:rPr>
          <w:rFonts w:ascii="Times New Roman" w:eastAsiaTheme="minorEastAsia" w:hAnsi="Times New Roman" w:cs="Times New Roman"/>
          <w:color w:val="374151"/>
          <w:sz w:val="24"/>
          <w:szCs w:val="24"/>
        </w:rPr>
        <w:t xml:space="preserve">best </w:t>
      </w:r>
      <w:r w:rsidR="07DD500D" w:rsidRPr="00C44BAE">
        <w:rPr>
          <w:rFonts w:ascii="Times New Roman" w:eastAsiaTheme="minorEastAsia" w:hAnsi="Times New Roman" w:cs="Times New Roman"/>
          <w:color w:val="374151"/>
          <w:sz w:val="24"/>
          <w:szCs w:val="24"/>
        </w:rPr>
        <w:t>hyperparameters.</w:t>
      </w:r>
      <w:r w:rsidR="2005DBCA" w:rsidRPr="00C44BAE">
        <w:rPr>
          <w:rFonts w:ascii="Times New Roman" w:eastAsiaTheme="minorEastAsia" w:hAnsi="Times New Roman" w:cs="Times New Roman"/>
          <w:color w:val="374151"/>
          <w:sz w:val="24"/>
          <w:szCs w:val="24"/>
        </w:rPr>
        <w:t xml:space="preserve"> </w:t>
      </w:r>
      <w:r w:rsidR="456454E2" w:rsidRPr="00C44BAE">
        <w:rPr>
          <w:rFonts w:ascii="Times New Roman" w:eastAsiaTheme="minorEastAsia" w:hAnsi="Times New Roman" w:cs="Times New Roman"/>
          <w:color w:val="374151"/>
          <w:sz w:val="24"/>
          <w:szCs w:val="24"/>
        </w:rPr>
        <w:t xml:space="preserve">Hyperparameters are </w:t>
      </w:r>
      <w:r w:rsidR="0032732E" w:rsidRPr="00C44BAE">
        <w:rPr>
          <w:rFonts w:ascii="Times New Roman" w:eastAsiaTheme="minorEastAsia" w:hAnsi="Times New Roman" w:cs="Times New Roman"/>
          <w:color w:val="374151"/>
          <w:sz w:val="24"/>
          <w:szCs w:val="24"/>
        </w:rPr>
        <w:t>hyper</w:t>
      </w:r>
      <w:r w:rsidR="456454E2" w:rsidRPr="00C44BAE">
        <w:rPr>
          <w:rFonts w:ascii="Times New Roman" w:eastAsiaTheme="minorEastAsia" w:hAnsi="Times New Roman" w:cs="Times New Roman"/>
          <w:color w:val="374151"/>
          <w:sz w:val="24"/>
          <w:szCs w:val="24"/>
        </w:rPr>
        <w:t xml:space="preserve">parameters set before training that </w:t>
      </w:r>
      <w:r w:rsidR="7341CD89" w:rsidRPr="00C44BAE">
        <w:rPr>
          <w:rFonts w:ascii="Times New Roman" w:eastAsiaTheme="minorEastAsia" w:hAnsi="Times New Roman" w:cs="Times New Roman"/>
          <w:color w:val="374151"/>
          <w:sz w:val="24"/>
          <w:szCs w:val="24"/>
        </w:rPr>
        <w:t xml:space="preserve">affect the model’s performance. </w:t>
      </w:r>
      <w:r w:rsidR="67BC81D3" w:rsidRPr="00C44BAE">
        <w:rPr>
          <w:rFonts w:ascii="Times New Roman" w:eastAsiaTheme="minorEastAsia" w:hAnsi="Times New Roman" w:cs="Times New Roman"/>
          <w:color w:val="374151"/>
          <w:sz w:val="24"/>
          <w:szCs w:val="24"/>
        </w:rPr>
        <w:t xml:space="preserve">The following are </w:t>
      </w:r>
      <w:r w:rsidR="002740E2" w:rsidRPr="00C44BAE">
        <w:rPr>
          <w:rFonts w:ascii="Times New Roman" w:eastAsiaTheme="minorEastAsia" w:hAnsi="Times New Roman" w:cs="Times New Roman"/>
          <w:color w:val="374151"/>
          <w:sz w:val="24"/>
          <w:szCs w:val="24"/>
        </w:rPr>
        <w:t xml:space="preserve">the </w:t>
      </w:r>
      <w:r w:rsidR="67BC81D3" w:rsidRPr="00C44BAE">
        <w:rPr>
          <w:rFonts w:ascii="Times New Roman" w:eastAsiaTheme="minorEastAsia" w:hAnsi="Times New Roman" w:cs="Times New Roman"/>
          <w:color w:val="374151"/>
          <w:sz w:val="24"/>
          <w:szCs w:val="24"/>
        </w:rPr>
        <w:t xml:space="preserve">parameters that we used </w:t>
      </w:r>
      <w:r w:rsidR="002740E2" w:rsidRPr="00C44BAE">
        <w:rPr>
          <w:rFonts w:ascii="Times New Roman" w:eastAsiaTheme="minorEastAsia" w:hAnsi="Times New Roman" w:cs="Times New Roman"/>
          <w:color w:val="374151"/>
          <w:sz w:val="24"/>
          <w:szCs w:val="24"/>
        </w:rPr>
        <w:t xml:space="preserve">for tunning </w:t>
      </w:r>
      <w:r w:rsidR="00997A03" w:rsidRPr="00C44BAE">
        <w:rPr>
          <w:rFonts w:ascii="Times New Roman" w:eastAsiaTheme="minorEastAsia" w:hAnsi="Times New Roman" w:cs="Times New Roman"/>
          <w:color w:val="374151"/>
          <w:sz w:val="24"/>
          <w:szCs w:val="24"/>
        </w:rPr>
        <w:t>the decision tree</w:t>
      </w:r>
      <w:r w:rsidR="0015160B" w:rsidRPr="00C44BAE">
        <w:rPr>
          <w:rFonts w:ascii="Times New Roman" w:eastAsiaTheme="minorEastAsia" w:hAnsi="Times New Roman" w:cs="Times New Roman"/>
          <w:color w:val="374151"/>
          <w:sz w:val="24"/>
          <w:szCs w:val="24"/>
        </w:rPr>
        <w:t xml:space="preserve">. </w:t>
      </w:r>
    </w:p>
    <w:p w14:paraId="5F22514F" w14:textId="25C41F2E" w:rsidR="00596E85" w:rsidRPr="00C44BAE" w:rsidRDefault="0015160B" w:rsidP="006B6430">
      <w:pPr>
        <w:spacing w:line="480" w:lineRule="auto"/>
        <w:ind w:left="360"/>
        <w:jc w:val="both"/>
        <w:rPr>
          <w:rFonts w:ascii="Times New Roman" w:eastAsiaTheme="minorEastAsia" w:hAnsi="Times New Roman" w:cs="Times New Roman"/>
          <w:color w:val="374151"/>
          <w:sz w:val="24"/>
          <w:szCs w:val="24"/>
        </w:rPr>
      </w:pPr>
      <w:proofErr w:type="spellStart"/>
      <w:r w:rsidRPr="00C44BAE">
        <w:rPr>
          <w:rFonts w:ascii="Times New Roman" w:eastAsiaTheme="minorEastAsia" w:hAnsi="Times New Roman" w:cs="Times New Roman"/>
          <w:color w:val="374151"/>
          <w:sz w:val="24"/>
          <w:szCs w:val="24"/>
        </w:rPr>
        <w:t>M</w:t>
      </w:r>
      <w:r w:rsidR="67BC81D3" w:rsidRPr="00C44BAE">
        <w:rPr>
          <w:rFonts w:ascii="Times New Roman" w:eastAsiaTheme="minorEastAsia" w:hAnsi="Times New Roman" w:cs="Times New Roman"/>
          <w:color w:val="374151"/>
          <w:sz w:val="24"/>
          <w:szCs w:val="24"/>
        </w:rPr>
        <w:t>ax</w:t>
      </w:r>
      <w:r w:rsidR="00257B88" w:rsidRPr="00C44BAE">
        <w:rPr>
          <w:rFonts w:ascii="Times New Roman" w:eastAsiaTheme="minorEastAsia" w:hAnsi="Times New Roman" w:cs="Times New Roman"/>
          <w:color w:val="374151"/>
          <w:sz w:val="24"/>
          <w:szCs w:val="24"/>
        </w:rPr>
        <w:t>_</w:t>
      </w:r>
      <w:r w:rsidR="67BC81D3" w:rsidRPr="00C44BAE">
        <w:rPr>
          <w:rFonts w:ascii="Times New Roman" w:eastAsiaTheme="minorEastAsia" w:hAnsi="Times New Roman" w:cs="Times New Roman"/>
          <w:color w:val="374151"/>
          <w:sz w:val="24"/>
          <w:szCs w:val="24"/>
        </w:rPr>
        <w:t>dept</w:t>
      </w:r>
      <w:r w:rsidR="00AF48AD" w:rsidRPr="00C44BAE">
        <w:rPr>
          <w:rFonts w:ascii="Times New Roman" w:eastAsiaTheme="minorEastAsia" w:hAnsi="Times New Roman" w:cs="Times New Roman"/>
          <w:color w:val="374151"/>
          <w:sz w:val="24"/>
          <w:szCs w:val="24"/>
        </w:rPr>
        <w:t>h</w:t>
      </w:r>
      <w:proofErr w:type="spellEnd"/>
      <w:r w:rsidR="00596E85" w:rsidRPr="00C44BAE">
        <w:rPr>
          <w:rFonts w:ascii="Times New Roman" w:eastAsiaTheme="minorEastAsia" w:hAnsi="Times New Roman" w:cs="Times New Roman"/>
          <w:color w:val="374151"/>
          <w:sz w:val="24"/>
          <w:szCs w:val="24"/>
        </w:rPr>
        <w:t xml:space="preserve"> is the </w:t>
      </w:r>
      <w:r w:rsidR="00716086" w:rsidRPr="00C44BAE">
        <w:rPr>
          <w:rFonts w:ascii="Times New Roman" w:eastAsiaTheme="minorEastAsia" w:hAnsi="Times New Roman" w:cs="Times New Roman"/>
          <w:color w:val="374151"/>
          <w:sz w:val="24"/>
          <w:szCs w:val="24"/>
        </w:rPr>
        <w:t>maximum depth</w:t>
      </w:r>
      <w:r w:rsidR="00596E85" w:rsidRPr="00C44BAE">
        <w:rPr>
          <w:rFonts w:ascii="Times New Roman" w:eastAsiaTheme="minorEastAsia" w:hAnsi="Times New Roman" w:cs="Times New Roman"/>
          <w:color w:val="374151"/>
          <w:sz w:val="24"/>
          <w:szCs w:val="24"/>
        </w:rPr>
        <w:t xml:space="preserve"> of the tree</w:t>
      </w:r>
      <w:r w:rsidR="00CF2B77" w:rsidRPr="00C44BAE">
        <w:rPr>
          <w:rFonts w:ascii="Times New Roman" w:eastAsiaTheme="minorEastAsia" w:hAnsi="Times New Roman" w:cs="Times New Roman"/>
          <w:color w:val="374151"/>
          <w:sz w:val="24"/>
          <w:szCs w:val="24"/>
        </w:rPr>
        <w:t>.</w:t>
      </w:r>
    </w:p>
    <w:p w14:paraId="298BDE41" w14:textId="2E5CCDE5" w:rsidR="009E47CF" w:rsidRPr="00C44BAE" w:rsidRDefault="00E16F2E" w:rsidP="006B6430">
      <w:pPr>
        <w:spacing w:line="480" w:lineRule="auto"/>
        <w:ind w:left="360"/>
        <w:jc w:val="both"/>
        <w:rPr>
          <w:rFonts w:ascii="Times New Roman" w:eastAsiaTheme="minorEastAsia" w:hAnsi="Times New Roman" w:cs="Times New Roman"/>
          <w:color w:val="374151"/>
          <w:sz w:val="24"/>
          <w:szCs w:val="24"/>
        </w:rPr>
      </w:pPr>
      <w:proofErr w:type="spellStart"/>
      <w:r w:rsidRPr="00C44BAE">
        <w:rPr>
          <w:rFonts w:ascii="Times New Roman" w:eastAsiaTheme="minorEastAsia" w:hAnsi="Times New Roman" w:cs="Times New Roman"/>
          <w:color w:val="374151"/>
          <w:sz w:val="24"/>
          <w:szCs w:val="24"/>
        </w:rPr>
        <w:lastRenderedPageBreak/>
        <w:t>M</w:t>
      </w:r>
      <w:r w:rsidR="00D4081F" w:rsidRPr="00C44BAE">
        <w:rPr>
          <w:rFonts w:ascii="Times New Roman" w:eastAsiaTheme="minorEastAsia" w:hAnsi="Times New Roman" w:cs="Times New Roman"/>
          <w:color w:val="374151"/>
          <w:sz w:val="24"/>
          <w:szCs w:val="24"/>
        </w:rPr>
        <w:t>in</w:t>
      </w:r>
      <w:r w:rsidR="00F437A7" w:rsidRPr="00C44BAE">
        <w:rPr>
          <w:rFonts w:ascii="Times New Roman" w:eastAsiaTheme="minorEastAsia" w:hAnsi="Times New Roman" w:cs="Times New Roman"/>
          <w:color w:val="374151"/>
          <w:sz w:val="24"/>
          <w:szCs w:val="24"/>
        </w:rPr>
        <w:t>_</w:t>
      </w:r>
      <w:r w:rsidR="00D4081F" w:rsidRPr="00C44BAE">
        <w:rPr>
          <w:rFonts w:ascii="Times New Roman" w:eastAsiaTheme="minorEastAsia" w:hAnsi="Times New Roman" w:cs="Times New Roman"/>
          <w:color w:val="374151"/>
          <w:sz w:val="24"/>
          <w:szCs w:val="24"/>
        </w:rPr>
        <w:t>sample</w:t>
      </w:r>
      <w:r w:rsidR="00496DDB" w:rsidRPr="00C44BAE">
        <w:rPr>
          <w:rFonts w:ascii="Times New Roman" w:eastAsiaTheme="minorEastAsia" w:hAnsi="Times New Roman" w:cs="Times New Roman"/>
          <w:color w:val="374151"/>
          <w:sz w:val="24"/>
          <w:szCs w:val="24"/>
        </w:rPr>
        <w:t>s</w:t>
      </w:r>
      <w:r w:rsidR="00287970" w:rsidRPr="00C44BAE">
        <w:rPr>
          <w:rFonts w:ascii="Times New Roman" w:eastAsiaTheme="minorEastAsia" w:hAnsi="Times New Roman" w:cs="Times New Roman"/>
          <w:color w:val="374151"/>
          <w:sz w:val="24"/>
          <w:szCs w:val="24"/>
        </w:rPr>
        <w:t>_</w:t>
      </w:r>
      <w:r w:rsidR="00F437A7" w:rsidRPr="00C44BAE">
        <w:rPr>
          <w:rFonts w:ascii="Times New Roman" w:eastAsiaTheme="minorEastAsia" w:hAnsi="Times New Roman" w:cs="Times New Roman"/>
          <w:color w:val="374151"/>
          <w:sz w:val="24"/>
          <w:szCs w:val="24"/>
        </w:rPr>
        <w:t>l</w:t>
      </w:r>
      <w:r w:rsidR="00D4081F" w:rsidRPr="00C44BAE">
        <w:rPr>
          <w:rFonts w:ascii="Times New Roman" w:eastAsiaTheme="minorEastAsia" w:hAnsi="Times New Roman" w:cs="Times New Roman"/>
          <w:color w:val="374151"/>
          <w:sz w:val="24"/>
          <w:szCs w:val="24"/>
        </w:rPr>
        <w:t>eaf</w:t>
      </w:r>
      <w:proofErr w:type="spellEnd"/>
      <w:r w:rsidR="009E47CF" w:rsidRPr="00C44BAE">
        <w:rPr>
          <w:rFonts w:ascii="Times New Roman" w:eastAsiaTheme="minorEastAsia" w:hAnsi="Times New Roman" w:cs="Times New Roman"/>
          <w:color w:val="374151"/>
          <w:sz w:val="24"/>
          <w:szCs w:val="24"/>
        </w:rPr>
        <w:t xml:space="preserve"> </w:t>
      </w:r>
      <w:r w:rsidR="00FB49BB" w:rsidRPr="00C44BAE">
        <w:rPr>
          <w:rFonts w:ascii="Times New Roman" w:eastAsiaTheme="minorEastAsia" w:hAnsi="Times New Roman" w:cs="Times New Roman"/>
          <w:color w:val="374151"/>
          <w:sz w:val="24"/>
          <w:szCs w:val="24"/>
        </w:rPr>
        <w:t>is the min</w:t>
      </w:r>
      <w:r w:rsidR="00546405" w:rsidRPr="00C44BAE">
        <w:rPr>
          <w:rFonts w:ascii="Times New Roman" w:eastAsiaTheme="minorEastAsia" w:hAnsi="Times New Roman" w:cs="Times New Roman"/>
          <w:color w:val="374151"/>
          <w:sz w:val="24"/>
          <w:szCs w:val="24"/>
        </w:rPr>
        <w:t>imum number of samples required to be at the leaf node.</w:t>
      </w:r>
    </w:p>
    <w:p w14:paraId="34832283" w14:textId="4A82ACB7" w:rsidR="00FB49BB" w:rsidRPr="00C44BAE" w:rsidRDefault="00FD14C5" w:rsidP="006B6430">
      <w:pPr>
        <w:spacing w:line="480" w:lineRule="auto"/>
        <w:ind w:left="360"/>
        <w:jc w:val="both"/>
        <w:rPr>
          <w:ins w:id="55" w:author="Microsoft Word" w:date="2023-08-11T00:08:00Z"/>
          <w:rFonts w:ascii="Times New Roman" w:eastAsiaTheme="minorEastAsia" w:hAnsi="Times New Roman" w:cs="Times New Roman"/>
          <w:color w:val="374151"/>
          <w:sz w:val="24"/>
          <w:szCs w:val="24"/>
        </w:rPr>
      </w:pPr>
      <w:proofErr w:type="spellStart"/>
      <w:r w:rsidRPr="00C44BAE">
        <w:rPr>
          <w:rFonts w:ascii="Times New Roman" w:eastAsiaTheme="minorEastAsia" w:hAnsi="Times New Roman" w:cs="Times New Roman"/>
          <w:color w:val="374151"/>
          <w:sz w:val="24"/>
          <w:szCs w:val="24"/>
        </w:rPr>
        <w:t>M</w:t>
      </w:r>
      <w:r w:rsidR="00DA395F" w:rsidRPr="00C44BAE">
        <w:rPr>
          <w:rFonts w:ascii="Times New Roman" w:eastAsiaTheme="minorEastAsia" w:hAnsi="Times New Roman" w:cs="Times New Roman"/>
          <w:color w:val="374151"/>
          <w:sz w:val="24"/>
          <w:szCs w:val="24"/>
        </w:rPr>
        <w:t>in</w:t>
      </w:r>
      <w:r w:rsidR="00F437A7" w:rsidRPr="00C44BAE">
        <w:rPr>
          <w:rFonts w:ascii="Times New Roman" w:eastAsiaTheme="minorEastAsia" w:hAnsi="Times New Roman" w:cs="Times New Roman"/>
          <w:color w:val="374151"/>
          <w:sz w:val="24"/>
          <w:szCs w:val="24"/>
        </w:rPr>
        <w:t>_</w:t>
      </w:r>
      <w:r w:rsidR="00693258" w:rsidRPr="00C44BAE">
        <w:rPr>
          <w:rFonts w:ascii="Times New Roman" w:eastAsiaTheme="minorEastAsia" w:hAnsi="Times New Roman" w:cs="Times New Roman"/>
          <w:color w:val="374151"/>
          <w:sz w:val="24"/>
          <w:szCs w:val="24"/>
        </w:rPr>
        <w:t>sample</w:t>
      </w:r>
      <w:r w:rsidR="0047756A" w:rsidRPr="00C44BAE">
        <w:rPr>
          <w:rFonts w:ascii="Times New Roman" w:eastAsiaTheme="minorEastAsia" w:hAnsi="Times New Roman" w:cs="Times New Roman"/>
          <w:color w:val="374151"/>
          <w:sz w:val="24"/>
          <w:szCs w:val="24"/>
        </w:rPr>
        <w:t>s</w:t>
      </w:r>
      <w:r w:rsidR="00F437A7" w:rsidRPr="00C44BAE">
        <w:rPr>
          <w:rFonts w:ascii="Times New Roman" w:eastAsiaTheme="minorEastAsia" w:hAnsi="Times New Roman" w:cs="Times New Roman"/>
          <w:color w:val="374151"/>
          <w:sz w:val="24"/>
          <w:szCs w:val="24"/>
        </w:rPr>
        <w:t>_</w:t>
      </w:r>
      <w:r w:rsidR="0047756A" w:rsidRPr="00C44BAE">
        <w:rPr>
          <w:rFonts w:ascii="Times New Roman" w:eastAsiaTheme="minorEastAsia" w:hAnsi="Times New Roman" w:cs="Times New Roman"/>
          <w:color w:val="374151"/>
          <w:sz w:val="24"/>
          <w:szCs w:val="24"/>
        </w:rPr>
        <w:t>split</w:t>
      </w:r>
      <w:proofErr w:type="spellEnd"/>
      <w:r w:rsidR="00670517" w:rsidRPr="00C44BAE">
        <w:rPr>
          <w:rFonts w:ascii="Times New Roman" w:eastAsiaTheme="minorEastAsia" w:hAnsi="Times New Roman" w:cs="Times New Roman"/>
          <w:color w:val="374151"/>
          <w:sz w:val="24"/>
          <w:szCs w:val="24"/>
        </w:rPr>
        <w:t xml:space="preserve"> is the minimum number of </w:t>
      </w:r>
      <w:r w:rsidR="00D25A19" w:rsidRPr="00C44BAE">
        <w:rPr>
          <w:rFonts w:ascii="Times New Roman" w:eastAsiaTheme="minorEastAsia" w:hAnsi="Times New Roman" w:cs="Times New Roman"/>
          <w:color w:val="374151"/>
          <w:sz w:val="24"/>
          <w:szCs w:val="24"/>
        </w:rPr>
        <w:t xml:space="preserve">samples </w:t>
      </w:r>
      <w:r w:rsidR="008061F4" w:rsidRPr="00C44BAE">
        <w:rPr>
          <w:rFonts w:ascii="Times New Roman" w:eastAsiaTheme="minorEastAsia" w:hAnsi="Times New Roman" w:cs="Times New Roman"/>
          <w:color w:val="374151"/>
          <w:sz w:val="24"/>
          <w:szCs w:val="24"/>
        </w:rPr>
        <w:t>required to split the internal node</w:t>
      </w:r>
      <w:r w:rsidR="0036361B" w:rsidRPr="00C44BAE">
        <w:rPr>
          <w:rFonts w:ascii="Times New Roman" w:eastAsiaTheme="minorEastAsia" w:hAnsi="Times New Roman" w:cs="Times New Roman"/>
          <w:color w:val="374151"/>
          <w:sz w:val="24"/>
          <w:szCs w:val="24"/>
        </w:rPr>
        <w:t>.</w:t>
      </w:r>
      <w:r w:rsidR="00CF2B77" w:rsidRPr="00C44BAE">
        <w:rPr>
          <w:rFonts w:ascii="Times New Roman" w:eastAsiaTheme="minorEastAsia" w:hAnsi="Times New Roman" w:cs="Times New Roman"/>
          <w:color w:val="374151"/>
          <w:sz w:val="24"/>
          <w:szCs w:val="24"/>
        </w:rPr>
        <w:t xml:space="preserve"> </w:t>
      </w:r>
    </w:p>
    <w:p w14:paraId="7D68F8B6" w14:textId="6F975106" w:rsidR="00E622CA" w:rsidRPr="00C44BAE" w:rsidRDefault="00D07668" w:rsidP="006B6430">
      <w:pPr>
        <w:spacing w:line="480" w:lineRule="auto"/>
        <w:ind w:left="360"/>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The random</w:t>
      </w:r>
      <w:r w:rsidR="64659196" w:rsidRPr="00C44BAE">
        <w:rPr>
          <w:rFonts w:ascii="Times New Roman" w:eastAsiaTheme="minorEastAsia" w:hAnsi="Times New Roman" w:cs="Times New Roman"/>
          <w:color w:val="374151"/>
          <w:sz w:val="24"/>
          <w:szCs w:val="24"/>
        </w:rPr>
        <w:t xml:space="preserve"> </w:t>
      </w:r>
      <w:r w:rsidR="0047756A" w:rsidRPr="00C44BAE">
        <w:rPr>
          <w:rFonts w:ascii="Times New Roman" w:eastAsiaTheme="minorEastAsia" w:hAnsi="Times New Roman" w:cs="Times New Roman"/>
          <w:color w:val="374151"/>
          <w:sz w:val="24"/>
          <w:szCs w:val="24"/>
        </w:rPr>
        <w:t>state</w:t>
      </w:r>
      <w:r w:rsidR="00016988" w:rsidRPr="00C44BAE">
        <w:rPr>
          <w:rFonts w:ascii="Times New Roman" w:eastAsiaTheme="minorEastAsia" w:hAnsi="Times New Roman" w:cs="Times New Roman"/>
          <w:color w:val="374151"/>
          <w:sz w:val="24"/>
          <w:szCs w:val="24"/>
        </w:rPr>
        <w:t xml:space="preserve"> i</w:t>
      </w:r>
      <w:r w:rsidR="00CF2B77" w:rsidRPr="00C44BAE">
        <w:rPr>
          <w:rFonts w:ascii="Times New Roman" w:eastAsiaTheme="minorEastAsia" w:hAnsi="Times New Roman" w:cs="Times New Roman"/>
          <w:color w:val="374151"/>
          <w:sz w:val="24"/>
          <w:szCs w:val="24"/>
        </w:rPr>
        <w:t xml:space="preserve">s </w:t>
      </w:r>
      <w:r w:rsidRPr="00C44BAE">
        <w:rPr>
          <w:rFonts w:ascii="Times New Roman" w:eastAsiaTheme="minorEastAsia" w:hAnsi="Times New Roman" w:cs="Times New Roman"/>
          <w:color w:val="374151"/>
          <w:sz w:val="24"/>
          <w:szCs w:val="24"/>
        </w:rPr>
        <w:t>the</w:t>
      </w:r>
      <w:r w:rsidR="00DB2896" w:rsidRPr="00C44BAE">
        <w:rPr>
          <w:rFonts w:ascii="Times New Roman" w:eastAsiaTheme="minorEastAsia" w:hAnsi="Times New Roman" w:cs="Times New Roman"/>
          <w:color w:val="374151"/>
          <w:sz w:val="24"/>
          <w:szCs w:val="24"/>
        </w:rPr>
        <w:t xml:space="preserve"> model </w:t>
      </w:r>
      <w:r w:rsidR="00A54349" w:rsidRPr="00C44BAE">
        <w:rPr>
          <w:rFonts w:ascii="Times New Roman" w:eastAsiaTheme="minorEastAsia" w:hAnsi="Times New Roman" w:cs="Times New Roman"/>
          <w:color w:val="374151"/>
          <w:sz w:val="24"/>
          <w:szCs w:val="24"/>
        </w:rPr>
        <w:t>hyper</w:t>
      </w:r>
      <w:r w:rsidR="00DB2896" w:rsidRPr="00C44BAE">
        <w:rPr>
          <w:rFonts w:ascii="Times New Roman" w:eastAsiaTheme="minorEastAsia" w:hAnsi="Times New Roman" w:cs="Times New Roman"/>
          <w:color w:val="374151"/>
          <w:sz w:val="24"/>
          <w:szCs w:val="24"/>
        </w:rPr>
        <w:t xml:space="preserve">parameter used </w:t>
      </w:r>
      <w:r w:rsidR="00F762B5" w:rsidRPr="00C44BAE">
        <w:rPr>
          <w:rFonts w:ascii="Times New Roman" w:eastAsiaTheme="minorEastAsia" w:hAnsi="Times New Roman" w:cs="Times New Roman"/>
          <w:color w:val="374151"/>
          <w:sz w:val="24"/>
          <w:szCs w:val="24"/>
        </w:rPr>
        <w:t xml:space="preserve">to control the </w:t>
      </w:r>
      <w:r w:rsidRPr="00C44BAE">
        <w:rPr>
          <w:rFonts w:ascii="Times New Roman" w:eastAsiaTheme="minorEastAsia" w:hAnsi="Times New Roman" w:cs="Times New Roman"/>
          <w:color w:val="374151"/>
          <w:sz w:val="24"/>
          <w:szCs w:val="24"/>
        </w:rPr>
        <w:t>randomness</w:t>
      </w:r>
      <w:r w:rsidR="00F762B5" w:rsidRPr="00C44BAE">
        <w:rPr>
          <w:rFonts w:ascii="Times New Roman" w:eastAsiaTheme="minorEastAsia" w:hAnsi="Times New Roman" w:cs="Times New Roman"/>
          <w:color w:val="374151"/>
          <w:sz w:val="24"/>
          <w:szCs w:val="24"/>
        </w:rPr>
        <w:t xml:space="preserve"> of</w:t>
      </w:r>
      <w:r w:rsidR="0085197F" w:rsidRPr="00C44BAE">
        <w:rPr>
          <w:rFonts w:ascii="Times New Roman" w:eastAsiaTheme="minorEastAsia" w:hAnsi="Times New Roman" w:cs="Times New Roman"/>
          <w:color w:val="374151"/>
          <w:sz w:val="24"/>
          <w:szCs w:val="24"/>
        </w:rPr>
        <w:t xml:space="preserve"> </w:t>
      </w:r>
      <w:r w:rsidRPr="00C44BAE">
        <w:rPr>
          <w:rFonts w:ascii="Times New Roman" w:eastAsiaTheme="minorEastAsia" w:hAnsi="Times New Roman" w:cs="Times New Roman"/>
          <w:color w:val="374151"/>
          <w:sz w:val="24"/>
          <w:szCs w:val="24"/>
        </w:rPr>
        <w:t xml:space="preserve">a machine-learning model. </w:t>
      </w:r>
    </w:p>
    <w:p w14:paraId="0413063A" w14:textId="2E2AE0AA" w:rsidR="43ACC1D6" w:rsidRPr="00C44BAE" w:rsidRDefault="00CE6396" w:rsidP="006B6430">
      <w:pPr>
        <w:spacing w:line="480" w:lineRule="auto"/>
        <w:ind w:left="360"/>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Below is the screenshot of our best hyperparameters for </w:t>
      </w:r>
      <w:r w:rsidR="009F12CF" w:rsidRPr="00C44BAE">
        <w:rPr>
          <w:rFonts w:ascii="Times New Roman" w:eastAsiaTheme="minorEastAsia" w:hAnsi="Times New Roman" w:cs="Times New Roman"/>
          <w:color w:val="374151"/>
          <w:sz w:val="24"/>
          <w:szCs w:val="24"/>
        </w:rPr>
        <w:t>building the decision tree</w:t>
      </w:r>
      <w:r w:rsidR="008C66FB" w:rsidRPr="00C44BAE">
        <w:rPr>
          <w:rFonts w:ascii="Times New Roman" w:eastAsiaTheme="minorEastAsia" w:hAnsi="Times New Roman" w:cs="Times New Roman"/>
          <w:color w:val="374151"/>
          <w:sz w:val="24"/>
          <w:szCs w:val="24"/>
        </w:rPr>
        <w:t>.</w:t>
      </w:r>
    </w:p>
    <w:p w14:paraId="05BBF00E" w14:textId="5568984A" w:rsidR="002B24FF" w:rsidRPr="00C44BAE" w:rsidRDefault="002B24FF"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8</w:t>
      </w:r>
      <w:r w:rsidRPr="00C44BAE">
        <w:rPr>
          <w:rFonts w:ascii="Times New Roman" w:hAnsi="Times New Roman" w:cs="Times New Roman"/>
        </w:rPr>
        <w:fldChar w:fldCharType="end"/>
      </w:r>
      <w:r w:rsidRPr="00C44BAE">
        <w:rPr>
          <w:rFonts w:ascii="Times New Roman" w:hAnsi="Times New Roman" w:cs="Times New Roman"/>
        </w:rPr>
        <w:t xml:space="preserve">: </w:t>
      </w:r>
      <w:r w:rsidRPr="00C44BAE">
        <w:rPr>
          <w:rFonts w:ascii="Times New Roman" w:hAnsi="Times New Roman" w:cs="Times New Roman"/>
          <w:b/>
          <w:bCs/>
        </w:rPr>
        <w:t>Decision Tree Hyperparameter Tuning</w:t>
      </w:r>
    </w:p>
    <w:p w14:paraId="3471B35B" w14:textId="77777777" w:rsidR="002B24FF" w:rsidRPr="00C44BAE" w:rsidRDefault="7A5DA56A" w:rsidP="006B6430">
      <w:pPr>
        <w:keepNext/>
        <w:spacing w:line="480" w:lineRule="auto"/>
        <w:ind w:left="360"/>
        <w:jc w:val="both"/>
        <w:rPr>
          <w:rFonts w:ascii="Times New Roman" w:hAnsi="Times New Roman" w:cs="Times New Roman"/>
        </w:rPr>
      </w:pPr>
      <w:r w:rsidRPr="00C44BAE">
        <w:rPr>
          <w:rFonts w:ascii="Times New Roman" w:hAnsi="Times New Roman" w:cs="Times New Roman"/>
          <w:noProof/>
        </w:rPr>
        <w:drawing>
          <wp:inline distT="0" distB="0" distL="0" distR="0" wp14:anchorId="68B0BFB1" wp14:editId="3BD1D4A1">
            <wp:extent cx="6143625" cy="2857500"/>
            <wp:effectExtent l="0" t="0" r="0" b="0"/>
            <wp:docPr id="264530997" name="Picture 26453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43625" cy="2857500"/>
                    </a:xfrm>
                    <a:prstGeom prst="rect">
                      <a:avLst/>
                    </a:prstGeom>
                  </pic:spPr>
                </pic:pic>
              </a:graphicData>
            </a:graphic>
          </wp:inline>
        </w:drawing>
      </w:r>
    </w:p>
    <w:p w14:paraId="245B6D87" w14:textId="15E2F477" w:rsidR="00AA3118" w:rsidRPr="00C44BAE" w:rsidRDefault="00DB0C5C" w:rsidP="006B6430">
      <w:pPr>
        <w:spacing w:line="480" w:lineRule="auto"/>
        <w:ind w:left="360"/>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After </w:t>
      </w:r>
      <w:r w:rsidR="00100314" w:rsidRPr="00C44BAE">
        <w:rPr>
          <w:rFonts w:ascii="Times New Roman" w:eastAsiaTheme="minorEastAsia" w:hAnsi="Times New Roman" w:cs="Times New Roman"/>
          <w:color w:val="374151"/>
          <w:sz w:val="24"/>
          <w:szCs w:val="24"/>
        </w:rPr>
        <w:t xml:space="preserve">hyperparameter </w:t>
      </w:r>
      <w:r w:rsidR="00AA3118" w:rsidRPr="00C44BAE">
        <w:rPr>
          <w:rFonts w:ascii="Times New Roman" w:eastAsiaTheme="minorEastAsia" w:hAnsi="Times New Roman" w:cs="Times New Roman"/>
          <w:color w:val="374151"/>
          <w:sz w:val="24"/>
          <w:szCs w:val="24"/>
        </w:rPr>
        <w:t>tuning</w:t>
      </w:r>
      <w:r w:rsidR="00100314" w:rsidRPr="00C44BAE">
        <w:rPr>
          <w:rFonts w:ascii="Times New Roman" w:eastAsiaTheme="minorEastAsia" w:hAnsi="Times New Roman" w:cs="Times New Roman"/>
          <w:color w:val="374151"/>
          <w:sz w:val="24"/>
          <w:szCs w:val="24"/>
        </w:rPr>
        <w:t xml:space="preserve">, </w:t>
      </w:r>
      <w:r w:rsidR="0064236E" w:rsidRPr="00C44BAE">
        <w:rPr>
          <w:rFonts w:ascii="Times New Roman" w:eastAsiaTheme="minorEastAsia" w:hAnsi="Times New Roman" w:cs="Times New Roman"/>
          <w:color w:val="374151"/>
          <w:sz w:val="24"/>
          <w:szCs w:val="24"/>
        </w:rPr>
        <w:t xml:space="preserve">we trained </w:t>
      </w:r>
      <w:r w:rsidR="00304712" w:rsidRPr="00C44BAE">
        <w:rPr>
          <w:rFonts w:ascii="Times New Roman" w:eastAsiaTheme="minorEastAsia" w:hAnsi="Times New Roman" w:cs="Times New Roman"/>
          <w:color w:val="374151"/>
          <w:sz w:val="24"/>
          <w:szCs w:val="24"/>
        </w:rPr>
        <w:t xml:space="preserve">and fit </w:t>
      </w:r>
      <w:r w:rsidR="0064236E" w:rsidRPr="00C44BAE">
        <w:rPr>
          <w:rFonts w:ascii="Times New Roman" w:eastAsiaTheme="minorEastAsia" w:hAnsi="Times New Roman" w:cs="Times New Roman"/>
          <w:color w:val="374151"/>
          <w:sz w:val="24"/>
          <w:szCs w:val="24"/>
        </w:rPr>
        <w:t xml:space="preserve">the </w:t>
      </w:r>
      <w:r w:rsidR="009849C7" w:rsidRPr="00C44BAE">
        <w:rPr>
          <w:rFonts w:ascii="Times New Roman" w:eastAsiaTheme="minorEastAsia" w:hAnsi="Times New Roman" w:cs="Times New Roman"/>
          <w:color w:val="374151"/>
          <w:sz w:val="24"/>
          <w:szCs w:val="24"/>
        </w:rPr>
        <w:t xml:space="preserve">model </w:t>
      </w:r>
      <w:r w:rsidR="00AA31E8" w:rsidRPr="00C44BAE">
        <w:rPr>
          <w:rFonts w:ascii="Times New Roman" w:eastAsiaTheme="minorEastAsia" w:hAnsi="Times New Roman" w:cs="Times New Roman"/>
          <w:color w:val="374151"/>
          <w:sz w:val="24"/>
          <w:szCs w:val="24"/>
        </w:rPr>
        <w:t>using the best parameters</w:t>
      </w:r>
      <w:r w:rsidR="007309FA" w:rsidRPr="00C44BAE">
        <w:rPr>
          <w:rFonts w:ascii="Times New Roman" w:eastAsiaTheme="minorEastAsia" w:hAnsi="Times New Roman" w:cs="Times New Roman"/>
          <w:color w:val="374151"/>
          <w:sz w:val="24"/>
          <w:szCs w:val="24"/>
        </w:rPr>
        <w:t xml:space="preserve">. </w:t>
      </w:r>
      <w:r w:rsidR="008B038E" w:rsidRPr="00C44BAE">
        <w:rPr>
          <w:rFonts w:ascii="Times New Roman" w:eastAsiaTheme="minorEastAsia" w:hAnsi="Times New Roman" w:cs="Times New Roman"/>
          <w:color w:val="374151"/>
          <w:sz w:val="24"/>
          <w:szCs w:val="24"/>
        </w:rPr>
        <w:t>We eva</w:t>
      </w:r>
      <w:r w:rsidR="006E11E9" w:rsidRPr="00C44BAE">
        <w:rPr>
          <w:rFonts w:ascii="Times New Roman" w:eastAsiaTheme="minorEastAsia" w:hAnsi="Times New Roman" w:cs="Times New Roman"/>
          <w:color w:val="374151"/>
          <w:sz w:val="24"/>
          <w:szCs w:val="24"/>
        </w:rPr>
        <w:t xml:space="preserve">luated the model </w:t>
      </w:r>
      <w:r w:rsidR="00BD2AAD" w:rsidRPr="00C44BAE">
        <w:rPr>
          <w:rFonts w:ascii="Times New Roman" w:eastAsiaTheme="minorEastAsia" w:hAnsi="Times New Roman" w:cs="Times New Roman"/>
          <w:color w:val="374151"/>
          <w:sz w:val="24"/>
          <w:szCs w:val="24"/>
        </w:rPr>
        <w:t>performance on the test data</w:t>
      </w:r>
      <w:r w:rsidR="009715A8" w:rsidRPr="00C44BAE">
        <w:rPr>
          <w:rFonts w:ascii="Times New Roman" w:eastAsiaTheme="minorEastAsia" w:hAnsi="Times New Roman" w:cs="Times New Roman"/>
          <w:color w:val="374151"/>
          <w:sz w:val="24"/>
          <w:szCs w:val="24"/>
        </w:rPr>
        <w:t xml:space="preserve">. </w:t>
      </w:r>
      <w:r w:rsidR="00F42C10" w:rsidRPr="00C44BAE">
        <w:rPr>
          <w:rFonts w:ascii="Times New Roman" w:eastAsiaTheme="minorEastAsia" w:hAnsi="Times New Roman" w:cs="Times New Roman"/>
          <w:color w:val="374151"/>
          <w:sz w:val="24"/>
          <w:szCs w:val="24"/>
        </w:rPr>
        <w:t>Several metrics were used to evaluate how well the model</w:t>
      </w:r>
      <w:r w:rsidR="003C3EDE" w:rsidRPr="00C44BAE">
        <w:rPr>
          <w:rFonts w:ascii="Times New Roman" w:eastAsiaTheme="minorEastAsia" w:hAnsi="Times New Roman" w:cs="Times New Roman"/>
          <w:color w:val="374151"/>
          <w:sz w:val="24"/>
          <w:szCs w:val="24"/>
        </w:rPr>
        <w:t xml:space="preserve"> performed</w:t>
      </w:r>
      <w:r w:rsidR="00AA3118" w:rsidRPr="00C44BAE">
        <w:rPr>
          <w:rFonts w:ascii="Times New Roman" w:eastAsiaTheme="minorEastAsia" w:hAnsi="Times New Roman" w:cs="Times New Roman"/>
          <w:color w:val="374151"/>
          <w:sz w:val="24"/>
          <w:szCs w:val="24"/>
        </w:rPr>
        <w:t>,</w:t>
      </w:r>
      <w:r w:rsidR="00AA31E8" w:rsidRPr="00C44BAE">
        <w:rPr>
          <w:rFonts w:ascii="Times New Roman" w:eastAsiaTheme="minorEastAsia" w:hAnsi="Times New Roman" w:cs="Times New Roman"/>
          <w:color w:val="374151"/>
          <w:sz w:val="24"/>
          <w:szCs w:val="24"/>
        </w:rPr>
        <w:t xml:space="preserve"> </w:t>
      </w:r>
      <w:r w:rsidR="008D2D35" w:rsidRPr="00C44BAE">
        <w:rPr>
          <w:rFonts w:ascii="Times New Roman" w:eastAsiaTheme="minorEastAsia" w:hAnsi="Times New Roman" w:cs="Times New Roman"/>
          <w:color w:val="374151"/>
          <w:sz w:val="24"/>
          <w:szCs w:val="24"/>
        </w:rPr>
        <w:t>an</w:t>
      </w:r>
      <w:r w:rsidR="00AA3118" w:rsidRPr="00C44BAE">
        <w:rPr>
          <w:rFonts w:ascii="Times New Roman" w:eastAsiaTheme="minorEastAsia" w:hAnsi="Times New Roman" w:cs="Times New Roman"/>
          <w:color w:val="374151"/>
          <w:sz w:val="24"/>
          <w:szCs w:val="24"/>
        </w:rPr>
        <w:t>d below</w:t>
      </w:r>
      <w:r w:rsidR="0023247C" w:rsidRPr="00C44BAE">
        <w:rPr>
          <w:rFonts w:ascii="Times New Roman" w:eastAsiaTheme="minorEastAsia" w:hAnsi="Times New Roman" w:cs="Times New Roman"/>
          <w:color w:val="374151"/>
          <w:sz w:val="24"/>
          <w:szCs w:val="24"/>
        </w:rPr>
        <w:t xml:space="preserve"> are the</w:t>
      </w:r>
      <w:r w:rsidR="00AA3118" w:rsidRPr="00C44BAE">
        <w:rPr>
          <w:rFonts w:ascii="Times New Roman" w:eastAsiaTheme="minorEastAsia" w:hAnsi="Times New Roman" w:cs="Times New Roman"/>
          <w:color w:val="374151"/>
          <w:sz w:val="24"/>
          <w:szCs w:val="24"/>
        </w:rPr>
        <w:t xml:space="preserve"> screenshot</w:t>
      </w:r>
      <w:r w:rsidR="0023247C" w:rsidRPr="00C44BAE">
        <w:rPr>
          <w:rFonts w:ascii="Times New Roman" w:eastAsiaTheme="minorEastAsia" w:hAnsi="Times New Roman" w:cs="Times New Roman"/>
          <w:color w:val="374151"/>
          <w:sz w:val="24"/>
          <w:szCs w:val="24"/>
        </w:rPr>
        <w:t>s</w:t>
      </w:r>
      <w:r w:rsidR="00AA3118" w:rsidRPr="00C44BAE">
        <w:rPr>
          <w:rFonts w:ascii="Times New Roman" w:eastAsiaTheme="minorEastAsia" w:hAnsi="Times New Roman" w:cs="Times New Roman"/>
          <w:color w:val="374151"/>
          <w:sz w:val="24"/>
          <w:szCs w:val="24"/>
        </w:rPr>
        <w:t xml:space="preserve"> of </w:t>
      </w:r>
      <w:r w:rsidR="00660C44" w:rsidRPr="00C44BAE">
        <w:rPr>
          <w:rFonts w:ascii="Times New Roman" w:eastAsiaTheme="minorEastAsia" w:hAnsi="Times New Roman" w:cs="Times New Roman"/>
          <w:color w:val="374151"/>
          <w:sz w:val="24"/>
          <w:szCs w:val="24"/>
        </w:rPr>
        <w:t>some of the methods and their</w:t>
      </w:r>
      <w:r w:rsidR="0023247C" w:rsidRPr="00C44BAE">
        <w:rPr>
          <w:rFonts w:ascii="Times New Roman" w:eastAsiaTheme="minorEastAsia" w:hAnsi="Times New Roman" w:cs="Times New Roman"/>
          <w:color w:val="374151"/>
          <w:sz w:val="24"/>
          <w:szCs w:val="24"/>
        </w:rPr>
        <w:t xml:space="preserve"> results</w:t>
      </w:r>
      <w:r w:rsidR="007309FA" w:rsidRPr="00C44BAE">
        <w:rPr>
          <w:rFonts w:ascii="Times New Roman" w:eastAsiaTheme="minorEastAsia" w:hAnsi="Times New Roman" w:cs="Times New Roman"/>
          <w:color w:val="374151"/>
          <w:sz w:val="24"/>
          <w:szCs w:val="24"/>
        </w:rPr>
        <w:t xml:space="preserve">. </w:t>
      </w:r>
    </w:p>
    <w:p w14:paraId="5789D0E1" w14:textId="3EEBAB95" w:rsidR="003E4568" w:rsidRPr="00C44BAE" w:rsidRDefault="003E4568"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lastRenderedPageBreak/>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9</w:t>
      </w:r>
      <w:r w:rsidRPr="00C44BAE">
        <w:rPr>
          <w:rFonts w:ascii="Times New Roman" w:hAnsi="Times New Roman" w:cs="Times New Roman"/>
        </w:rPr>
        <w:fldChar w:fldCharType="end"/>
      </w:r>
      <w:r w:rsidRPr="00C44BAE">
        <w:rPr>
          <w:rFonts w:ascii="Times New Roman" w:hAnsi="Times New Roman" w:cs="Times New Roman"/>
        </w:rPr>
        <w:t xml:space="preserve">: </w:t>
      </w:r>
      <w:r w:rsidRPr="00C44BAE">
        <w:rPr>
          <w:rFonts w:ascii="Times New Roman" w:hAnsi="Times New Roman" w:cs="Times New Roman"/>
          <w:b/>
          <w:bCs/>
        </w:rPr>
        <w:t>Decision Tree of the T</w:t>
      </w:r>
      <w:r w:rsidR="00F81367" w:rsidRPr="00C44BAE">
        <w:rPr>
          <w:rFonts w:ascii="Times New Roman" w:hAnsi="Times New Roman" w:cs="Times New Roman"/>
          <w:b/>
          <w:bCs/>
        </w:rPr>
        <w:t>rain</w:t>
      </w:r>
      <w:r w:rsidRPr="00C44BAE">
        <w:rPr>
          <w:rFonts w:ascii="Times New Roman" w:hAnsi="Times New Roman" w:cs="Times New Roman"/>
          <w:b/>
          <w:bCs/>
        </w:rPr>
        <w:t xml:space="preserve"> Data</w:t>
      </w:r>
    </w:p>
    <w:p w14:paraId="4492AB52" w14:textId="678DE4FD" w:rsidR="4D5CF268" w:rsidRPr="00C44BAE" w:rsidRDefault="00A97716" w:rsidP="006B6430">
      <w:pPr>
        <w:spacing w:line="480" w:lineRule="auto"/>
        <w:ind w:left="360"/>
        <w:jc w:val="both"/>
        <w:rPr>
          <w:rFonts w:ascii="Times New Roman" w:eastAsiaTheme="minorEastAsia" w:hAnsi="Times New Roman" w:cs="Times New Roman"/>
          <w:color w:val="374151"/>
          <w:sz w:val="24"/>
          <w:szCs w:val="24"/>
        </w:rPr>
      </w:pPr>
      <w:r w:rsidRPr="00C44BAE">
        <w:rPr>
          <w:rFonts w:ascii="Times New Roman" w:hAnsi="Times New Roman" w:cs="Times New Roman"/>
          <w:noProof/>
        </w:rPr>
        <w:drawing>
          <wp:inline distT="0" distB="0" distL="0" distR="0" wp14:anchorId="4996B56C" wp14:editId="4B241DBA">
            <wp:extent cx="5943600" cy="1979930"/>
            <wp:effectExtent l="0" t="0" r="0" b="1270"/>
            <wp:docPr id="224662589" name="Picture 224662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79930"/>
                    </a:xfrm>
                    <a:prstGeom prst="rect">
                      <a:avLst/>
                    </a:prstGeom>
                  </pic:spPr>
                </pic:pic>
              </a:graphicData>
            </a:graphic>
          </wp:inline>
        </w:drawing>
      </w:r>
      <w:r w:rsidR="005246C7" w:rsidRPr="00C44BAE">
        <w:rPr>
          <w:rFonts w:ascii="Times New Roman" w:eastAsiaTheme="minorEastAsia" w:hAnsi="Times New Roman" w:cs="Times New Roman"/>
          <w:color w:val="374151"/>
          <w:sz w:val="24"/>
          <w:szCs w:val="24"/>
        </w:rPr>
        <w:t xml:space="preserve"> </w:t>
      </w:r>
    </w:p>
    <w:p w14:paraId="7A4B6127" w14:textId="28C02018" w:rsidR="005158C0" w:rsidRPr="00C44BAE" w:rsidRDefault="005158C0"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10</w:t>
      </w:r>
      <w:r w:rsidRPr="00C44BAE">
        <w:rPr>
          <w:rFonts w:ascii="Times New Roman" w:hAnsi="Times New Roman" w:cs="Times New Roman"/>
        </w:rPr>
        <w:fldChar w:fldCharType="end"/>
      </w:r>
      <w:r w:rsidRPr="00C44BAE">
        <w:rPr>
          <w:rFonts w:ascii="Times New Roman" w:hAnsi="Times New Roman" w:cs="Times New Roman"/>
        </w:rPr>
        <w:t xml:space="preserve">: </w:t>
      </w:r>
      <w:r w:rsidRPr="00C44BAE">
        <w:rPr>
          <w:rFonts w:ascii="Times New Roman" w:hAnsi="Times New Roman" w:cs="Times New Roman"/>
          <w:b/>
          <w:bCs/>
        </w:rPr>
        <w:t>Summary of Decision Tree Performance Metrics</w:t>
      </w:r>
    </w:p>
    <w:tbl>
      <w:tblPr>
        <w:tblStyle w:val="TableGrid"/>
        <w:tblW w:w="10165" w:type="dxa"/>
        <w:tblLook w:val="04A0" w:firstRow="1" w:lastRow="0" w:firstColumn="1" w:lastColumn="0" w:noHBand="0" w:noVBand="1"/>
      </w:tblPr>
      <w:tblGrid>
        <w:gridCol w:w="2927"/>
        <w:gridCol w:w="1788"/>
        <w:gridCol w:w="1434"/>
        <w:gridCol w:w="1340"/>
        <w:gridCol w:w="1340"/>
        <w:gridCol w:w="1336"/>
      </w:tblGrid>
      <w:tr w:rsidR="005158C0" w:rsidRPr="00C44BAE" w14:paraId="363BB1C1" w14:textId="77777777">
        <w:tc>
          <w:tcPr>
            <w:tcW w:w="2965" w:type="dxa"/>
          </w:tcPr>
          <w:p w14:paraId="0A570867" w14:textId="77777777" w:rsidR="005158C0" w:rsidRPr="00C44BAE" w:rsidRDefault="005158C0" w:rsidP="006B6430">
            <w:pPr>
              <w:keepNext/>
              <w:keepLines/>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Model</w:t>
            </w:r>
          </w:p>
        </w:tc>
        <w:tc>
          <w:tcPr>
            <w:tcW w:w="1800" w:type="dxa"/>
          </w:tcPr>
          <w:p w14:paraId="47EA1BD4" w14:textId="77777777" w:rsidR="005158C0" w:rsidRPr="00C44BAE" w:rsidRDefault="005158C0" w:rsidP="006B6430">
            <w:pPr>
              <w:keepNext/>
              <w:keepLines/>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Accuracy Score</w:t>
            </w:r>
          </w:p>
        </w:tc>
        <w:tc>
          <w:tcPr>
            <w:tcW w:w="1440" w:type="dxa"/>
          </w:tcPr>
          <w:p w14:paraId="7B3A67A2" w14:textId="77777777" w:rsidR="005158C0" w:rsidRPr="00C44BAE" w:rsidRDefault="005158C0" w:rsidP="006B6430">
            <w:pPr>
              <w:keepNext/>
              <w:keepLines/>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Precision</w:t>
            </w:r>
          </w:p>
        </w:tc>
        <w:tc>
          <w:tcPr>
            <w:tcW w:w="1350" w:type="dxa"/>
          </w:tcPr>
          <w:p w14:paraId="0AA6A6F8" w14:textId="77777777" w:rsidR="005158C0" w:rsidRPr="00C44BAE" w:rsidRDefault="005158C0" w:rsidP="006B6430">
            <w:pPr>
              <w:keepNext/>
              <w:keepLines/>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F1 Score</w:t>
            </w:r>
          </w:p>
        </w:tc>
        <w:tc>
          <w:tcPr>
            <w:tcW w:w="1350" w:type="dxa"/>
          </w:tcPr>
          <w:p w14:paraId="366027F9" w14:textId="77777777" w:rsidR="005158C0" w:rsidRPr="00C44BAE" w:rsidRDefault="005158C0" w:rsidP="006B6430">
            <w:pPr>
              <w:keepNext/>
              <w:keepLines/>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Recall</w:t>
            </w:r>
          </w:p>
        </w:tc>
        <w:tc>
          <w:tcPr>
            <w:tcW w:w="1260" w:type="dxa"/>
          </w:tcPr>
          <w:p w14:paraId="21EA57EC" w14:textId="77777777" w:rsidR="005158C0" w:rsidRPr="00C44BAE" w:rsidRDefault="005158C0" w:rsidP="006B6430">
            <w:pPr>
              <w:keepNext/>
              <w:keepLines/>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ROC/AUC</w:t>
            </w:r>
          </w:p>
        </w:tc>
      </w:tr>
      <w:tr w:rsidR="005158C0" w:rsidRPr="00C44BAE" w14:paraId="68C7C96A" w14:textId="77777777">
        <w:tc>
          <w:tcPr>
            <w:tcW w:w="2965" w:type="dxa"/>
          </w:tcPr>
          <w:p w14:paraId="59CC5FA0" w14:textId="77777777" w:rsidR="005158C0" w:rsidRPr="00C44BAE" w:rsidRDefault="005158C0" w:rsidP="006B6430">
            <w:pPr>
              <w:keepNext/>
              <w:keepLines/>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Decision Tree</w:t>
            </w:r>
          </w:p>
        </w:tc>
        <w:tc>
          <w:tcPr>
            <w:tcW w:w="1800" w:type="dxa"/>
          </w:tcPr>
          <w:p w14:paraId="107D6D98" w14:textId="77777777" w:rsidR="005158C0" w:rsidRPr="00C44BAE" w:rsidRDefault="005158C0" w:rsidP="006B6430">
            <w:pPr>
              <w:keepNext/>
              <w:keepLines/>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81.80%</w:t>
            </w:r>
          </w:p>
        </w:tc>
        <w:tc>
          <w:tcPr>
            <w:tcW w:w="1440" w:type="dxa"/>
          </w:tcPr>
          <w:p w14:paraId="36E22C59" w14:textId="77777777" w:rsidR="005158C0" w:rsidRPr="00C44BAE" w:rsidRDefault="005158C0" w:rsidP="006B6430">
            <w:pPr>
              <w:keepNext/>
              <w:keepLines/>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81.8%</w:t>
            </w:r>
          </w:p>
        </w:tc>
        <w:tc>
          <w:tcPr>
            <w:tcW w:w="1350" w:type="dxa"/>
          </w:tcPr>
          <w:p w14:paraId="1DCC1ACA" w14:textId="77777777" w:rsidR="005158C0" w:rsidRPr="00C44BAE" w:rsidRDefault="005158C0" w:rsidP="006B6430">
            <w:pPr>
              <w:keepNext/>
              <w:keepLines/>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81.8%</w:t>
            </w:r>
          </w:p>
        </w:tc>
        <w:tc>
          <w:tcPr>
            <w:tcW w:w="1350" w:type="dxa"/>
          </w:tcPr>
          <w:p w14:paraId="3A2C83A9" w14:textId="77777777" w:rsidR="005158C0" w:rsidRPr="00C44BAE" w:rsidRDefault="005158C0" w:rsidP="006B6430">
            <w:pPr>
              <w:keepNext/>
              <w:keepLines/>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81.8%</w:t>
            </w:r>
          </w:p>
        </w:tc>
        <w:tc>
          <w:tcPr>
            <w:tcW w:w="1260" w:type="dxa"/>
          </w:tcPr>
          <w:p w14:paraId="58C3C0C9" w14:textId="77777777" w:rsidR="005158C0" w:rsidRPr="00C44BAE" w:rsidRDefault="005158C0" w:rsidP="006B6430">
            <w:pPr>
              <w:keepNext/>
              <w:keepLines/>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75.12%</w:t>
            </w:r>
          </w:p>
        </w:tc>
      </w:tr>
    </w:tbl>
    <w:p w14:paraId="53378E3C" w14:textId="77777777" w:rsidR="005158C0" w:rsidRPr="00C44BAE" w:rsidRDefault="005158C0" w:rsidP="006B6430">
      <w:pPr>
        <w:pStyle w:val="Caption"/>
        <w:keepNext/>
        <w:spacing w:line="480" w:lineRule="auto"/>
        <w:jc w:val="both"/>
        <w:rPr>
          <w:rFonts w:ascii="Times New Roman" w:hAnsi="Times New Roman" w:cs="Times New Roman"/>
        </w:rPr>
      </w:pPr>
    </w:p>
    <w:p w14:paraId="04FA612A" w14:textId="479B2E5E" w:rsidR="009F6C16" w:rsidRPr="00C44BAE" w:rsidRDefault="009F6C16"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11</w:t>
      </w:r>
      <w:r w:rsidRPr="00C44BAE">
        <w:rPr>
          <w:rFonts w:ascii="Times New Roman" w:hAnsi="Times New Roman" w:cs="Times New Roman"/>
        </w:rPr>
        <w:fldChar w:fldCharType="end"/>
      </w:r>
      <w:r w:rsidRPr="00C44BAE">
        <w:rPr>
          <w:rFonts w:ascii="Times New Roman" w:hAnsi="Times New Roman" w:cs="Times New Roman"/>
        </w:rPr>
        <w:t xml:space="preserve">: </w:t>
      </w:r>
      <w:r w:rsidRPr="00C44BAE">
        <w:rPr>
          <w:rFonts w:ascii="Times New Roman" w:hAnsi="Times New Roman" w:cs="Times New Roman"/>
          <w:b/>
          <w:bCs/>
        </w:rPr>
        <w:t>Fit Statistics for Decision Tree</w:t>
      </w:r>
    </w:p>
    <w:p w14:paraId="43EEF72E" w14:textId="753CEDB9" w:rsidR="36329B47" w:rsidRPr="00C44BAE" w:rsidRDefault="36329B47" w:rsidP="006B6430">
      <w:pPr>
        <w:spacing w:line="480" w:lineRule="auto"/>
        <w:ind w:left="360"/>
        <w:jc w:val="both"/>
        <w:rPr>
          <w:rFonts w:ascii="Times New Roman" w:eastAsiaTheme="minorEastAsia" w:hAnsi="Times New Roman" w:cs="Times New Roman"/>
          <w:color w:val="374151"/>
          <w:sz w:val="24"/>
          <w:szCs w:val="24"/>
        </w:rPr>
      </w:pPr>
      <w:r w:rsidRPr="00C44BAE">
        <w:rPr>
          <w:rFonts w:ascii="Times New Roman" w:hAnsi="Times New Roman" w:cs="Times New Roman"/>
          <w:noProof/>
        </w:rPr>
        <w:drawing>
          <wp:inline distT="0" distB="0" distL="0" distR="0" wp14:anchorId="6074FC79" wp14:editId="18BE5102">
            <wp:extent cx="6000750" cy="2343150"/>
            <wp:effectExtent l="0" t="0" r="0" b="0"/>
            <wp:docPr id="1403892676" name="Picture 1403892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00750" cy="2343150"/>
                    </a:xfrm>
                    <a:prstGeom prst="rect">
                      <a:avLst/>
                    </a:prstGeom>
                  </pic:spPr>
                </pic:pic>
              </a:graphicData>
            </a:graphic>
          </wp:inline>
        </w:drawing>
      </w:r>
    </w:p>
    <w:p w14:paraId="43C55BF1" w14:textId="47F3B350" w:rsidR="00B51A24" w:rsidRPr="00C44BAE" w:rsidRDefault="00B51A24"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lastRenderedPageBreak/>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12</w:t>
      </w:r>
      <w:r w:rsidRPr="00C44BAE">
        <w:rPr>
          <w:rFonts w:ascii="Times New Roman" w:hAnsi="Times New Roman" w:cs="Times New Roman"/>
        </w:rPr>
        <w:fldChar w:fldCharType="end"/>
      </w:r>
      <w:r w:rsidRPr="00C44BAE">
        <w:rPr>
          <w:rFonts w:ascii="Times New Roman" w:hAnsi="Times New Roman" w:cs="Times New Roman"/>
        </w:rPr>
        <w:t xml:space="preserve">: </w:t>
      </w:r>
      <w:r w:rsidRPr="00C44BAE">
        <w:rPr>
          <w:rFonts w:ascii="Times New Roman" w:hAnsi="Times New Roman" w:cs="Times New Roman"/>
          <w:b/>
          <w:bCs/>
        </w:rPr>
        <w:t>ROC Curve for Decision Tree</w:t>
      </w:r>
    </w:p>
    <w:p w14:paraId="4D757801" w14:textId="3F09BC4A" w:rsidR="5720E2EF" w:rsidRPr="00C44BAE" w:rsidRDefault="5720E2EF"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hAnsi="Times New Roman" w:cs="Times New Roman"/>
          <w:noProof/>
        </w:rPr>
        <w:drawing>
          <wp:inline distT="0" distB="0" distL="0" distR="0" wp14:anchorId="2FB113E6" wp14:editId="6E8F5B23">
            <wp:extent cx="4572000" cy="2876550"/>
            <wp:effectExtent l="0" t="0" r="0" b="0"/>
            <wp:docPr id="1635817281" name="Picture 1635817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40066847" w14:textId="3AF62A79" w:rsidR="00320E3D" w:rsidRPr="00D129FB" w:rsidRDefault="4FD80228" w:rsidP="006B6430">
      <w:pPr>
        <w:spacing w:line="480" w:lineRule="auto"/>
        <w:rPr>
          <w:rFonts w:ascii="Times New Roman" w:eastAsiaTheme="minorEastAsia" w:hAnsi="Times New Roman" w:cs="Times New Roman"/>
          <w:b/>
          <w:bCs/>
          <w:color w:val="374151"/>
          <w:sz w:val="24"/>
          <w:szCs w:val="24"/>
        </w:rPr>
      </w:pPr>
      <w:bookmarkStart w:id="56" w:name="_Toc1414263939"/>
      <w:r w:rsidRPr="00D129FB">
        <w:rPr>
          <w:rFonts w:ascii="Times New Roman" w:hAnsi="Times New Roman" w:cs="Times New Roman"/>
          <w:b/>
          <w:bCs/>
          <w:sz w:val="24"/>
          <w:szCs w:val="24"/>
        </w:rPr>
        <w:t>Fit statistics for our decision tree</w:t>
      </w:r>
      <w:bookmarkEnd w:id="56"/>
    </w:p>
    <w:p w14:paraId="5B20402E" w14:textId="68797B14" w:rsidR="00044198" w:rsidRPr="00C44BAE" w:rsidRDefault="00044198"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The accuracy score</w:t>
      </w:r>
      <w:r w:rsidRPr="00C44BAE">
        <w:rPr>
          <w:rFonts w:ascii="Times New Roman" w:eastAsiaTheme="minorEastAsia" w:hAnsi="Times New Roman" w:cs="Times New Roman"/>
          <w:color w:val="374151"/>
          <w:sz w:val="24"/>
          <w:szCs w:val="24"/>
        </w:rPr>
        <w:t xml:space="preserve"> </w:t>
      </w:r>
      <w:r w:rsidR="0061768F" w:rsidRPr="00C44BAE">
        <w:rPr>
          <w:rFonts w:ascii="Times New Roman" w:eastAsiaTheme="minorEastAsia" w:hAnsi="Times New Roman" w:cs="Times New Roman"/>
          <w:color w:val="374151"/>
          <w:sz w:val="24"/>
          <w:szCs w:val="24"/>
        </w:rPr>
        <w:t xml:space="preserve">is </w:t>
      </w:r>
      <w:r w:rsidRPr="00C44BAE">
        <w:rPr>
          <w:rFonts w:ascii="Times New Roman" w:eastAsiaTheme="minorEastAsia" w:hAnsi="Times New Roman" w:cs="Times New Roman"/>
          <w:color w:val="374151"/>
          <w:sz w:val="24"/>
          <w:szCs w:val="24"/>
        </w:rPr>
        <w:t xml:space="preserve">defined as the overall correctness of the model predictions, a pivotal touchstone of its efficacy. </w:t>
      </w:r>
      <w:r w:rsidR="009F0906" w:rsidRPr="00C44BAE">
        <w:rPr>
          <w:rFonts w:ascii="Times New Roman" w:eastAsiaTheme="minorEastAsia" w:hAnsi="Times New Roman" w:cs="Times New Roman"/>
          <w:color w:val="374151"/>
          <w:sz w:val="24"/>
          <w:szCs w:val="24"/>
        </w:rPr>
        <w:t>The decision tree</w:t>
      </w:r>
      <w:r w:rsidRPr="00C44BAE">
        <w:rPr>
          <w:rFonts w:ascii="Times New Roman" w:eastAsiaTheme="minorEastAsia" w:hAnsi="Times New Roman" w:cs="Times New Roman"/>
          <w:color w:val="374151"/>
          <w:sz w:val="24"/>
          <w:szCs w:val="24"/>
        </w:rPr>
        <w:t xml:space="preserve"> model has an accuracy score of </w:t>
      </w:r>
      <w:r w:rsidR="01DCEDDA" w:rsidRPr="00C44BAE">
        <w:rPr>
          <w:rFonts w:ascii="Times New Roman" w:eastAsiaTheme="minorEastAsia" w:hAnsi="Times New Roman" w:cs="Times New Roman"/>
          <w:b/>
          <w:bCs/>
          <w:color w:val="374151"/>
          <w:sz w:val="24"/>
          <w:szCs w:val="24"/>
        </w:rPr>
        <w:t>81.</w:t>
      </w:r>
      <w:r w:rsidR="062C329B" w:rsidRPr="00C44BAE">
        <w:rPr>
          <w:rFonts w:ascii="Times New Roman" w:eastAsiaTheme="minorEastAsia" w:hAnsi="Times New Roman" w:cs="Times New Roman"/>
          <w:b/>
          <w:bCs/>
          <w:color w:val="374151"/>
          <w:sz w:val="24"/>
          <w:szCs w:val="24"/>
        </w:rPr>
        <w:t>8</w:t>
      </w:r>
      <w:r w:rsidRPr="00C44BAE">
        <w:rPr>
          <w:rFonts w:ascii="Times New Roman" w:eastAsiaTheme="minorEastAsia" w:hAnsi="Times New Roman" w:cs="Times New Roman"/>
          <w:b/>
          <w:bCs/>
          <w:color w:val="374151"/>
          <w:sz w:val="24"/>
          <w:szCs w:val="24"/>
        </w:rPr>
        <w:t>%</w:t>
      </w:r>
      <w:r w:rsidR="009F0906" w:rsidRPr="00C44BAE">
        <w:rPr>
          <w:rFonts w:ascii="Times New Roman" w:eastAsiaTheme="minorEastAsia" w:hAnsi="Times New Roman" w:cs="Times New Roman"/>
          <w:b/>
          <w:bCs/>
          <w:color w:val="374151"/>
          <w:sz w:val="24"/>
          <w:szCs w:val="24"/>
        </w:rPr>
        <w:t>.</w:t>
      </w:r>
    </w:p>
    <w:p w14:paraId="7AC3462B" w14:textId="022C9B70" w:rsidR="00B51A24" w:rsidRPr="00C44BAE" w:rsidRDefault="00B51A24"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lastRenderedPageBreak/>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13</w:t>
      </w:r>
      <w:r w:rsidRPr="00C44BAE">
        <w:rPr>
          <w:rFonts w:ascii="Times New Roman" w:hAnsi="Times New Roman" w:cs="Times New Roman"/>
        </w:rPr>
        <w:fldChar w:fldCharType="end"/>
      </w:r>
      <w:r w:rsidRPr="00C44BAE">
        <w:rPr>
          <w:rFonts w:ascii="Times New Roman" w:hAnsi="Times New Roman" w:cs="Times New Roman"/>
        </w:rPr>
        <w:t xml:space="preserve">: </w:t>
      </w:r>
      <w:r w:rsidRPr="00C44BAE">
        <w:rPr>
          <w:rFonts w:ascii="Times New Roman" w:hAnsi="Times New Roman" w:cs="Times New Roman"/>
          <w:b/>
          <w:bCs/>
        </w:rPr>
        <w:t>Confusion Metric for Decision Tree</w:t>
      </w:r>
    </w:p>
    <w:p w14:paraId="7834F58B" w14:textId="1737DFA9" w:rsidR="006807B2" w:rsidRPr="00C44BAE" w:rsidRDefault="006807B2" w:rsidP="006B6430">
      <w:pPr>
        <w:spacing w:line="480" w:lineRule="auto"/>
        <w:jc w:val="both"/>
        <w:rPr>
          <w:rFonts w:ascii="Times New Roman" w:eastAsiaTheme="minorEastAsia" w:hAnsi="Times New Roman" w:cs="Times New Roman"/>
          <w:color w:val="374151"/>
          <w:sz w:val="24"/>
          <w:szCs w:val="24"/>
        </w:rPr>
      </w:pPr>
      <w:r w:rsidRPr="00C44BAE">
        <w:rPr>
          <w:rFonts w:ascii="Times New Roman" w:hAnsi="Times New Roman" w:cs="Times New Roman"/>
          <w:noProof/>
        </w:rPr>
        <w:drawing>
          <wp:inline distT="0" distB="0" distL="0" distR="0" wp14:anchorId="558C07EC" wp14:editId="43235D92">
            <wp:extent cx="5943600" cy="3176595"/>
            <wp:effectExtent l="0" t="0" r="0" b="5080"/>
            <wp:docPr id="108707830" name="Picture 108707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76595"/>
                    </a:xfrm>
                    <a:prstGeom prst="rect">
                      <a:avLst/>
                    </a:prstGeom>
                  </pic:spPr>
                </pic:pic>
              </a:graphicData>
            </a:graphic>
          </wp:inline>
        </w:drawing>
      </w:r>
    </w:p>
    <w:p w14:paraId="7F4B024B" w14:textId="1DFC99E7" w:rsidR="00044198" w:rsidRPr="00C44BAE" w:rsidRDefault="00044198"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b/>
          <w:bCs/>
          <w:color w:val="374151"/>
          <w:sz w:val="24"/>
          <w:szCs w:val="24"/>
        </w:rPr>
        <w:t>Precision Score</w:t>
      </w:r>
      <w:r w:rsidR="009F0906" w:rsidRPr="00C44BAE">
        <w:rPr>
          <w:rFonts w:ascii="Times New Roman" w:eastAsiaTheme="minorEastAsia" w:hAnsi="Times New Roman" w:cs="Times New Roman"/>
          <w:b/>
          <w:bCs/>
          <w:color w:val="374151"/>
          <w:sz w:val="24"/>
          <w:szCs w:val="24"/>
        </w:rPr>
        <w:t xml:space="preserve"> </w:t>
      </w:r>
      <w:r w:rsidR="009620E3" w:rsidRPr="00C44BAE">
        <w:rPr>
          <w:rFonts w:ascii="Times New Roman" w:eastAsiaTheme="minorEastAsia" w:hAnsi="Times New Roman" w:cs="Times New Roman"/>
          <w:b/>
          <w:bCs/>
          <w:color w:val="374151"/>
          <w:sz w:val="24"/>
          <w:szCs w:val="24"/>
        </w:rPr>
        <w:t>is</w:t>
      </w:r>
      <w:r w:rsidRPr="00C44BAE">
        <w:rPr>
          <w:rFonts w:ascii="Times New Roman" w:eastAsiaTheme="minorEastAsia" w:hAnsi="Times New Roman" w:cs="Times New Roman"/>
          <w:color w:val="374151"/>
          <w:sz w:val="24"/>
          <w:szCs w:val="24"/>
        </w:rPr>
        <w:t xml:space="preserve"> a magnifying glass that probes into the model’s ability to deliver accurate positive predictions. </w:t>
      </w:r>
      <w:r w:rsidR="0061768F" w:rsidRPr="00C44BAE">
        <w:rPr>
          <w:rFonts w:ascii="Times New Roman" w:eastAsiaTheme="minorEastAsia" w:hAnsi="Times New Roman" w:cs="Times New Roman"/>
          <w:color w:val="374151"/>
          <w:sz w:val="24"/>
          <w:szCs w:val="24"/>
        </w:rPr>
        <w:t>The precision</w:t>
      </w:r>
      <w:r w:rsidRPr="00C44BAE">
        <w:rPr>
          <w:rFonts w:ascii="Times New Roman" w:eastAsiaTheme="minorEastAsia" w:hAnsi="Times New Roman" w:cs="Times New Roman"/>
          <w:color w:val="374151"/>
          <w:sz w:val="24"/>
          <w:szCs w:val="24"/>
        </w:rPr>
        <w:t xml:space="preserve"> score </w:t>
      </w:r>
      <w:r w:rsidR="00654648" w:rsidRPr="00C44BAE">
        <w:rPr>
          <w:rFonts w:ascii="Times New Roman" w:eastAsiaTheme="minorEastAsia" w:hAnsi="Times New Roman" w:cs="Times New Roman"/>
          <w:color w:val="374151"/>
          <w:sz w:val="24"/>
          <w:szCs w:val="24"/>
        </w:rPr>
        <w:t xml:space="preserve">for </w:t>
      </w:r>
      <w:r w:rsidR="0061768F" w:rsidRPr="00C44BAE">
        <w:rPr>
          <w:rFonts w:ascii="Times New Roman" w:eastAsiaTheme="minorEastAsia" w:hAnsi="Times New Roman" w:cs="Times New Roman"/>
          <w:color w:val="374151"/>
          <w:sz w:val="24"/>
          <w:szCs w:val="24"/>
        </w:rPr>
        <w:t xml:space="preserve">the </w:t>
      </w:r>
      <w:r w:rsidR="00654648" w:rsidRPr="00C44BAE">
        <w:rPr>
          <w:rFonts w:ascii="Times New Roman" w:eastAsiaTheme="minorEastAsia" w:hAnsi="Times New Roman" w:cs="Times New Roman"/>
          <w:color w:val="374151"/>
          <w:sz w:val="24"/>
          <w:szCs w:val="24"/>
        </w:rPr>
        <w:t xml:space="preserve">decision tree </w:t>
      </w:r>
      <w:r w:rsidRPr="00C44BAE">
        <w:rPr>
          <w:rFonts w:ascii="Times New Roman" w:eastAsiaTheme="minorEastAsia" w:hAnsi="Times New Roman" w:cs="Times New Roman"/>
          <w:color w:val="374151"/>
          <w:sz w:val="24"/>
          <w:szCs w:val="24"/>
        </w:rPr>
        <w:t xml:space="preserve">is </w:t>
      </w:r>
      <w:r w:rsidR="00A1D618" w:rsidRPr="00C44BAE">
        <w:rPr>
          <w:rFonts w:ascii="Times New Roman" w:eastAsiaTheme="minorEastAsia" w:hAnsi="Times New Roman" w:cs="Times New Roman"/>
          <w:b/>
          <w:bCs/>
          <w:color w:val="374151"/>
          <w:sz w:val="24"/>
          <w:szCs w:val="24"/>
        </w:rPr>
        <w:t>81</w:t>
      </w:r>
      <w:r w:rsidR="3DC8224E" w:rsidRPr="00C44BAE">
        <w:rPr>
          <w:rFonts w:ascii="Times New Roman" w:eastAsiaTheme="minorEastAsia" w:hAnsi="Times New Roman" w:cs="Times New Roman"/>
          <w:b/>
          <w:bCs/>
          <w:color w:val="374151"/>
          <w:sz w:val="24"/>
          <w:szCs w:val="24"/>
        </w:rPr>
        <w:t>.8%</w:t>
      </w:r>
      <w:r w:rsidRPr="00C44BAE">
        <w:rPr>
          <w:rFonts w:ascii="Times New Roman" w:eastAsiaTheme="minorEastAsia" w:hAnsi="Times New Roman" w:cs="Times New Roman"/>
          <w:b/>
          <w:bCs/>
          <w:color w:val="374151"/>
          <w:sz w:val="24"/>
          <w:szCs w:val="24"/>
        </w:rPr>
        <w:t xml:space="preserve"> </w:t>
      </w:r>
    </w:p>
    <w:p w14:paraId="5B98311D" w14:textId="28743EB3" w:rsidR="00044198" w:rsidRPr="004D3B77" w:rsidRDefault="38F2174A"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b/>
          <w:bCs/>
          <w:color w:val="374151"/>
          <w:sz w:val="24"/>
          <w:szCs w:val="24"/>
        </w:rPr>
        <w:t>The Jaccard score</w:t>
      </w:r>
      <w:r w:rsidRPr="00C44BAE">
        <w:rPr>
          <w:rFonts w:ascii="Times New Roman" w:eastAsiaTheme="minorEastAsia" w:hAnsi="Times New Roman" w:cs="Times New Roman"/>
          <w:color w:val="374151"/>
          <w:sz w:val="24"/>
          <w:szCs w:val="24"/>
        </w:rPr>
        <w:t xml:space="preserve"> is a statistical measure used to quantify the similarity and dissimilarity between two sets. It is particularly useful for comparing the overlap between sets or groups when dealing with binary or categorical data. The Jaccard score provides a value between 0 and 1, where a higher value indicates greater similarity and a lower value indicates greater dissimilarity. Our Jaccard score is </w:t>
      </w:r>
      <w:r w:rsidRPr="00C44BAE">
        <w:rPr>
          <w:rFonts w:ascii="Times New Roman" w:eastAsiaTheme="minorEastAsia" w:hAnsi="Times New Roman" w:cs="Times New Roman"/>
          <w:b/>
          <w:bCs/>
          <w:color w:val="374151"/>
          <w:sz w:val="24"/>
          <w:szCs w:val="24"/>
        </w:rPr>
        <w:t>0.69</w:t>
      </w:r>
      <w:r w:rsidR="004D3B77">
        <w:rPr>
          <w:rFonts w:ascii="Times New Roman" w:eastAsiaTheme="minorEastAsia" w:hAnsi="Times New Roman" w:cs="Times New Roman"/>
          <w:color w:val="374151"/>
          <w:sz w:val="24"/>
          <w:szCs w:val="24"/>
        </w:rPr>
        <w:t>.</w:t>
      </w:r>
    </w:p>
    <w:p w14:paraId="78A10690" w14:textId="67B49102" w:rsidR="00044198" w:rsidRPr="00C44BAE" w:rsidRDefault="4FD80228" w:rsidP="006B6430">
      <w:pPr>
        <w:spacing w:line="480" w:lineRule="auto"/>
        <w:jc w:val="both"/>
        <w:rPr>
          <w:rFonts w:ascii="Times New Roman" w:eastAsia="Times New Roman" w:hAnsi="Times New Roman" w:cs="Times New Roman"/>
          <w:color w:val="374151"/>
          <w:sz w:val="24"/>
          <w:szCs w:val="24"/>
        </w:rPr>
      </w:pPr>
      <w:r w:rsidRPr="004D3B77">
        <w:rPr>
          <w:rFonts w:ascii="Times New Roman" w:eastAsia="Times New Roman" w:hAnsi="Times New Roman" w:cs="Times New Roman"/>
          <w:b/>
          <w:bCs/>
          <w:sz w:val="24"/>
          <w:szCs w:val="24"/>
        </w:rPr>
        <w:t>The recall score</w:t>
      </w:r>
      <w:r w:rsidRPr="00C44BAE">
        <w:rPr>
          <w:rFonts w:ascii="Times New Roman" w:eastAsia="Times New Roman" w:hAnsi="Times New Roman" w:cs="Times New Roman"/>
          <w:sz w:val="24"/>
          <w:szCs w:val="24"/>
        </w:rPr>
        <w:t xml:space="preserve">, also known as sensitivity or true positive rate, is a fundamental metric used in classification and machine learning to evaluate the performance of a model, particularly in tasks involving binary or multiclass classification. It measures the proportion of actual positive instances that were correctly identified by the model. A high recall score indicates that the model is effective at capturing a significant portion of the positive instances. On the other hand, a lower recall score </w:t>
      </w:r>
      <w:r w:rsidRPr="00C44BAE">
        <w:rPr>
          <w:rFonts w:ascii="Times New Roman" w:eastAsia="Times New Roman" w:hAnsi="Times New Roman" w:cs="Times New Roman"/>
          <w:sz w:val="24"/>
          <w:szCs w:val="24"/>
        </w:rPr>
        <w:lastRenderedPageBreak/>
        <w:t xml:space="preserve">suggests that the model might be missing a considerable number of relevant instances. Our Recall score is </w:t>
      </w:r>
      <w:r w:rsidRPr="004D3B77">
        <w:rPr>
          <w:rFonts w:ascii="Times New Roman" w:eastAsia="Times New Roman" w:hAnsi="Times New Roman" w:cs="Times New Roman"/>
          <w:sz w:val="24"/>
          <w:szCs w:val="24"/>
        </w:rPr>
        <w:t>81.8%.</w:t>
      </w:r>
    </w:p>
    <w:p w14:paraId="2BCEA4E7" w14:textId="76E5A6DB" w:rsidR="00044198" w:rsidRPr="00C44BAE" w:rsidRDefault="4FD80228" w:rsidP="006B6430">
      <w:pPr>
        <w:spacing w:line="480" w:lineRule="auto"/>
        <w:jc w:val="both"/>
        <w:rPr>
          <w:rFonts w:ascii="Times New Roman" w:eastAsia="Times New Roman" w:hAnsi="Times New Roman" w:cs="Times New Roman"/>
          <w:color w:val="374151"/>
          <w:sz w:val="24"/>
          <w:szCs w:val="24"/>
        </w:rPr>
      </w:pPr>
      <w:r w:rsidRPr="004D3B77">
        <w:rPr>
          <w:rFonts w:ascii="Times New Roman" w:eastAsia="Times New Roman" w:hAnsi="Times New Roman" w:cs="Times New Roman"/>
          <w:b/>
          <w:bCs/>
          <w:sz w:val="24"/>
          <w:szCs w:val="24"/>
        </w:rPr>
        <w:t>FI Score</w:t>
      </w:r>
      <w:r w:rsidRPr="00C44BAE">
        <w:rPr>
          <w:rFonts w:ascii="Times New Roman" w:eastAsia="Times New Roman" w:hAnsi="Times New Roman" w:cs="Times New Roman"/>
          <w:sz w:val="24"/>
          <w:szCs w:val="24"/>
        </w:rPr>
        <w:t xml:space="preserve"> is a machine learning evaluation metric that measures the accuracy of a model.  It is the weighted average of precision and recall values and reaches its best at 1 and worst at 0. It is measured in percentages. The F1 score combines the precision and recall scores of the model. The F1 score of the decision tree model is </w:t>
      </w:r>
      <w:r w:rsidRPr="004D3B77">
        <w:rPr>
          <w:rFonts w:ascii="Times New Roman" w:eastAsia="Times New Roman" w:hAnsi="Times New Roman" w:cs="Times New Roman"/>
          <w:b/>
          <w:bCs/>
          <w:sz w:val="24"/>
          <w:szCs w:val="24"/>
        </w:rPr>
        <w:t>81.8%.</w:t>
      </w:r>
      <w:r w:rsidRPr="00C44BAE">
        <w:rPr>
          <w:rFonts w:ascii="Times New Roman" w:eastAsia="Times New Roman" w:hAnsi="Times New Roman" w:cs="Times New Roman"/>
          <w:sz w:val="24"/>
          <w:szCs w:val="24"/>
        </w:rPr>
        <w:t xml:space="preserve"> </w:t>
      </w:r>
    </w:p>
    <w:p w14:paraId="1E565085" w14:textId="0E962F0C" w:rsidR="4D5CF268" w:rsidRPr="00C44BAE" w:rsidRDefault="4FD80228" w:rsidP="006B6430">
      <w:pPr>
        <w:spacing w:line="480" w:lineRule="auto"/>
        <w:jc w:val="both"/>
        <w:rPr>
          <w:rFonts w:ascii="Times New Roman" w:eastAsia="Times New Roman" w:hAnsi="Times New Roman" w:cs="Times New Roman"/>
          <w:color w:val="374151"/>
          <w:sz w:val="24"/>
          <w:szCs w:val="24"/>
        </w:rPr>
      </w:pPr>
      <w:r w:rsidRPr="004D3B77">
        <w:rPr>
          <w:rFonts w:ascii="Times New Roman" w:eastAsia="Times New Roman" w:hAnsi="Times New Roman" w:cs="Times New Roman"/>
          <w:b/>
          <w:bCs/>
          <w:sz w:val="24"/>
          <w:szCs w:val="24"/>
        </w:rPr>
        <w:t>Receiver Operator Characteristics (ROC) or Area Under Curve (AUC)</w:t>
      </w:r>
      <w:r w:rsidRPr="00C44BAE">
        <w:rPr>
          <w:rFonts w:ascii="Times New Roman" w:eastAsia="Times New Roman" w:hAnsi="Times New Roman" w:cs="Times New Roman"/>
          <w:sz w:val="24"/>
          <w:szCs w:val="24"/>
        </w:rPr>
        <w:t xml:space="preserve">. The ROC curve is the plot of true positive and false positive rates. True positive means the predicted positive that is truly positive. False positive means the predicted that negative that is truly negative. ROC for the best model is </w:t>
      </w:r>
      <w:r w:rsidRPr="004D3B77">
        <w:rPr>
          <w:rFonts w:ascii="Times New Roman" w:eastAsia="Times New Roman" w:hAnsi="Times New Roman" w:cs="Times New Roman"/>
          <w:b/>
          <w:bCs/>
          <w:sz w:val="24"/>
          <w:szCs w:val="24"/>
        </w:rPr>
        <w:t>75%.</w:t>
      </w:r>
      <w:r w:rsidRPr="00C44BAE">
        <w:rPr>
          <w:rFonts w:ascii="Times New Roman" w:eastAsia="Times New Roman" w:hAnsi="Times New Roman" w:cs="Times New Roman"/>
          <w:sz w:val="24"/>
          <w:szCs w:val="24"/>
        </w:rPr>
        <w:t xml:space="preserve"> </w:t>
      </w:r>
    </w:p>
    <w:p w14:paraId="5179564B" w14:textId="5CD05006" w:rsidR="003F6E18" w:rsidRPr="00C44BAE" w:rsidRDefault="4FD80228" w:rsidP="006B6430">
      <w:pPr>
        <w:pStyle w:val="Heading2"/>
        <w:spacing w:line="480" w:lineRule="auto"/>
        <w:jc w:val="both"/>
        <w:rPr>
          <w:rFonts w:ascii="Times New Roman" w:eastAsiaTheme="minorEastAsia" w:hAnsi="Times New Roman" w:cs="Times New Roman"/>
          <w:b/>
          <w:bCs/>
          <w:color w:val="374151"/>
          <w:sz w:val="24"/>
          <w:szCs w:val="24"/>
        </w:rPr>
      </w:pPr>
      <w:bookmarkStart w:id="57" w:name="_Toc1723921702"/>
      <w:bookmarkStart w:id="58" w:name="_Toc143455008"/>
      <w:r w:rsidRPr="00C44BAE">
        <w:rPr>
          <w:rFonts w:ascii="Times New Roman" w:hAnsi="Times New Roman" w:cs="Times New Roman"/>
        </w:rPr>
        <w:t>Random Forest</w:t>
      </w:r>
      <w:bookmarkEnd w:id="57"/>
      <w:bookmarkEnd w:id="58"/>
    </w:p>
    <w:p w14:paraId="784C6032" w14:textId="73A69BC6" w:rsidR="00071FEE" w:rsidRPr="00C44BAE" w:rsidRDefault="0096631C"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t xml:space="preserve">We used the following </w:t>
      </w:r>
      <w:r w:rsidR="00AE5C77" w:rsidRPr="00C44BAE">
        <w:rPr>
          <w:rFonts w:ascii="Times New Roman" w:eastAsiaTheme="minorEastAsia" w:hAnsi="Times New Roman" w:cs="Times New Roman"/>
          <w:color w:val="374151"/>
          <w:sz w:val="24"/>
          <w:szCs w:val="24"/>
        </w:rPr>
        <w:t>hyperparam</w:t>
      </w:r>
      <w:r w:rsidR="00854B05" w:rsidRPr="00C44BAE">
        <w:rPr>
          <w:rFonts w:ascii="Times New Roman" w:eastAsiaTheme="minorEastAsia" w:hAnsi="Times New Roman" w:cs="Times New Roman"/>
          <w:color w:val="374151"/>
          <w:sz w:val="24"/>
          <w:szCs w:val="24"/>
        </w:rPr>
        <w:t>eters to train our model for Random Forest</w:t>
      </w:r>
      <w:r w:rsidR="00DE3911" w:rsidRPr="00C44BAE">
        <w:rPr>
          <w:rFonts w:ascii="Times New Roman" w:eastAsiaTheme="minorEastAsia" w:hAnsi="Times New Roman" w:cs="Times New Roman"/>
          <w:color w:val="374151"/>
          <w:sz w:val="24"/>
          <w:szCs w:val="24"/>
        </w:rPr>
        <w:t>.</w:t>
      </w:r>
    </w:p>
    <w:p w14:paraId="42E03318" w14:textId="25153A53" w:rsidR="00DE3911" w:rsidRPr="00C44BAE" w:rsidRDefault="001E2107" w:rsidP="006B6430">
      <w:pPr>
        <w:pStyle w:val="ListParagraph"/>
        <w:numPr>
          <w:ilvl w:val="0"/>
          <w:numId w:val="7"/>
        </w:numPr>
        <w:spacing w:line="480" w:lineRule="auto"/>
        <w:jc w:val="both"/>
        <w:rPr>
          <w:rFonts w:ascii="Times New Roman" w:eastAsiaTheme="minorEastAsia" w:hAnsi="Times New Roman" w:cs="Times New Roman"/>
          <w:color w:val="374151"/>
          <w:sz w:val="24"/>
          <w:szCs w:val="24"/>
        </w:rPr>
      </w:pPr>
      <w:proofErr w:type="spellStart"/>
      <w:r w:rsidRPr="00C44BAE">
        <w:rPr>
          <w:rFonts w:ascii="Times New Roman" w:eastAsiaTheme="minorEastAsia" w:hAnsi="Times New Roman" w:cs="Times New Roman"/>
          <w:color w:val="374151"/>
          <w:sz w:val="24"/>
          <w:szCs w:val="24"/>
        </w:rPr>
        <w:t>Max_depth</w:t>
      </w:r>
      <w:proofErr w:type="spellEnd"/>
      <w:r w:rsidR="00833178" w:rsidRPr="00C44BAE">
        <w:rPr>
          <w:rFonts w:ascii="Times New Roman" w:eastAsiaTheme="minorEastAsia" w:hAnsi="Times New Roman" w:cs="Times New Roman"/>
          <w:color w:val="374151"/>
          <w:sz w:val="24"/>
          <w:szCs w:val="24"/>
        </w:rPr>
        <w:t xml:space="preserve"> = 10</w:t>
      </w:r>
    </w:p>
    <w:p w14:paraId="429B3D9F" w14:textId="73FBF6F4" w:rsidR="00833178" w:rsidRPr="00C44BAE" w:rsidRDefault="004F315F" w:rsidP="006B6430">
      <w:pPr>
        <w:pStyle w:val="ListParagraph"/>
        <w:numPr>
          <w:ilvl w:val="0"/>
          <w:numId w:val="7"/>
        </w:numPr>
        <w:spacing w:line="480" w:lineRule="auto"/>
        <w:jc w:val="both"/>
        <w:rPr>
          <w:rFonts w:ascii="Times New Roman" w:eastAsiaTheme="minorEastAsia" w:hAnsi="Times New Roman" w:cs="Times New Roman"/>
          <w:color w:val="374151"/>
          <w:sz w:val="24"/>
          <w:szCs w:val="24"/>
        </w:rPr>
      </w:pPr>
      <w:proofErr w:type="spellStart"/>
      <w:r w:rsidRPr="00C44BAE">
        <w:rPr>
          <w:rFonts w:ascii="Times New Roman" w:eastAsiaTheme="minorEastAsia" w:hAnsi="Times New Roman" w:cs="Times New Roman"/>
          <w:color w:val="374151"/>
          <w:sz w:val="24"/>
          <w:szCs w:val="24"/>
        </w:rPr>
        <w:t>Max_features</w:t>
      </w:r>
      <w:proofErr w:type="spellEnd"/>
      <w:r w:rsidR="00F005FB" w:rsidRPr="00C44BAE">
        <w:rPr>
          <w:rFonts w:ascii="Times New Roman" w:eastAsiaTheme="minorEastAsia" w:hAnsi="Times New Roman" w:cs="Times New Roman"/>
          <w:color w:val="374151"/>
          <w:sz w:val="24"/>
          <w:szCs w:val="24"/>
        </w:rPr>
        <w:t xml:space="preserve"> = </w:t>
      </w:r>
      <w:r w:rsidR="00342D01" w:rsidRPr="00C44BAE">
        <w:rPr>
          <w:rFonts w:ascii="Times New Roman" w:eastAsiaTheme="minorEastAsia" w:hAnsi="Times New Roman" w:cs="Times New Roman"/>
          <w:color w:val="374151"/>
          <w:sz w:val="24"/>
          <w:szCs w:val="24"/>
        </w:rPr>
        <w:t>sqrt</w:t>
      </w:r>
    </w:p>
    <w:p w14:paraId="773A23A0" w14:textId="65CBEAB6" w:rsidR="00342D01" w:rsidRPr="00C44BAE" w:rsidRDefault="00502F77" w:rsidP="006B6430">
      <w:pPr>
        <w:pStyle w:val="ListParagraph"/>
        <w:numPr>
          <w:ilvl w:val="0"/>
          <w:numId w:val="7"/>
        </w:numPr>
        <w:spacing w:line="480" w:lineRule="auto"/>
        <w:jc w:val="both"/>
        <w:rPr>
          <w:rFonts w:ascii="Times New Roman" w:eastAsiaTheme="minorEastAsia" w:hAnsi="Times New Roman" w:cs="Times New Roman"/>
          <w:color w:val="374151"/>
          <w:sz w:val="24"/>
          <w:szCs w:val="24"/>
        </w:rPr>
      </w:pPr>
      <w:proofErr w:type="spellStart"/>
      <w:r w:rsidRPr="00C44BAE">
        <w:rPr>
          <w:rFonts w:ascii="Times New Roman" w:eastAsiaTheme="minorEastAsia" w:hAnsi="Times New Roman" w:cs="Times New Roman"/>
          <w:color w:val="374151"/>
          <w:sz w:val="24"/>
          <w:szCs w:val="24"/>
        </w:rPr>
        <w:t>N_estimator</w:t>
      </w:r>
      <w:r w:rsidR="00E0004B" w:rsidRPr="00C44BAE">
        <w:rPr>
          <w:rFonts w:ascii="Times New Roman" w:eastAsiaTheme="minorEastAsia" w:hAnsi="Times New Roman" w:cs="Times New Roman"/>
          <w:color w:val="374151"/>
          <w:sz w:val="24"/>
          <w:szCs w:val="24"/>
        </w:rPr>
        <w:t>s</w:t>
      </w:r>
      <w:proofErr w:type="spellEnd"/>
      <w:r w:rsidRPr="00C44BAE">
        <w:rPr>
          <w:rFonts w:ascii="Times New Roman" w:eastAsiaTheme="minorEastAsia" w:hAnsi="Times New Roman" w:cs="Times New Roman"/>
          <w:color w:val="374151"/>
          <w:sz w:val="24"/>
          <w:szCs w:val="24"/>
        </w:rPr>
        <w:t xml:space="preserve"> = </w:t>
      </w:r>
      <w:r w:rsidR="00515A7D" w:rsidRPr="00C44BAE">
        <w:rPr>
          <w:rFonts w:ascii="Times New Roman" w:eastAsiaTheme="minorEastAsia" w:hAnsi="Times New Roman" w:cs="Times New Roman"/>
          <w:color w:val="374151"/>
          <w:sz w:val="24"/>
          <w:szCs w:val="24"/>
        </w:rPr>
        <w:t>500</w:t>
      </w:r>
    </w:p>
    <w:p w14:paraId="1E848AD9" w14:textId="0A048B9C" w:rsidR="00515A7D" w:rsidRPr="00C44BAE" w:rsidRDefault="4FD80228" w:rsidP="006B6430">
      <w:pPr>
        <w:pStyle w:val="ListParagraph"/>
        <w:numPr>
          <w:ilvl w:val="0"/>
          <w:numId w:val="7"/>
        </w:numPr>
        <w:spacing w:line="480" w:lineRule="auto"/>
        <w:jc w:val="both"/>
        <w:rPr>
          <w:rFonts w:ascii="Times New Roman" w:eastAsiaTheme="minorEastAsia" w:hAnsi="Times New Roman" w:cs="Times New Roman"/>
          <w:color w:val="374151"/>
          <w:sz w:val="24"/>
          <w:szCs w:val="24"/>
        </w:rPr>
      </w:pPr>
      <w:proofErr w:type="spellStart"/>
      <w:r w:rsidRPr="00C44BAE">
        <w:rPr>
          <w:rFonts w:ascii="Times New Roman" w:eastAsiaTheme="minorEastAsia" w:hAnsi="Times New Roman" w:cs="Times New Roman"/>
          <w:color w:val="374151"/>
          <w:sz w:val="24"/>
          <w:szCs w:val="24"/>
        </w:rPr>
        <w:t>Random_state</w:t>
      </w:r>
      <w:proofErr w:type="spellEnd"/>
      <w:r w:rsidRPr="00C44BAE">
        <w:rPr>
          <w:rFonts w:ascii="Times New Roman" w:eastAsiaTheme="minorEastAsia" w:hAnsi="Times New Roman" w:cs="Times New Roman"/>
          <w:color w:val="374151"/>
          <w:sz w:val="24"/>
          <w:szCs w:val="24"/>
        </w:rPr>
        <w:t xml:space="preserve"> = 0</w:t>
      </w:r>
    </w:p>
    <w:p w14:paraId="14033F39" w14:textId="4AB1D753" w:rsidR="4FD80228" w:rsidRPr="00C44BAE" w:rsidRDefault="4FD80228" w:rsidP="006B6430">
      <w:pPr>
        <w:spacing w:line="480" w:lineRule="auto"/>
        <w:jc w:val="both"/>
        <w:rPr>
          <w:rFonts w:ascii="Times New Roman" w:hAnsi="Times New Roman" w:cs="Times New Roman"/>
        </w:rPr>
      </w:pPr>
    </w:p>
    <w:p w14:paraId="7F892DD6" w14:textId="77777777" w:rsidR="0025341D" w:rsidRDefault="0025341D" w:rsidP="006B6430">
      <w:pPr>
        <w:spacing w:line="480" w:lineRule="auto"/>
        <w:rPr>
          <w:rFonts w:ascii="Times New Roman" w:hAnsi="Times New Roman" w:cs="Times New Roman"/>
          <w:b/>
          <w:bCs/>
          <w:sz w:val="24"/>
          <w:szCs w:val="24"/>
        </w:rPr>
      </w:pPr>
      <w:bookmarkStart w:id="59" w:name="_Toc997300411"/>
      <w:r>
        <w:rPr>
          <w:rFonts w:ascii="Times New Roman" w:hAnsi="Times New Roman" w:cs="Times New Roman"/>
          <w:b/>
          <w:bCs/>
          <w:sz w:val="24"/>
          <w:szCs w:val="24"/>
        </w:rPr>
        <w:br w:type="page"/>
      </w:r>
    </w:p>
    <w:p w14:paraId="0A80A65F" w14:textId="69EB3626" w:rsidR="00AD4C4E" w:rsidRPr="00D129FB" w:rsidRDefault="4FD80228" w:rsidP="006B6430">
      <w:pPr>
        <w:spacing w:line="480" w:lineRule="auto"/>
        <w:rPr>
          <w:rFonts w:ascii="Times New Roman" w:eastAsiaTheme="minorEastAsia" w:hAnsi="Times New Roman" w:cs="Times New Roman"/>
          <w:b/>
          <w:bCs/>
          <w:color w:val="374151"/>
          <w:sz w:val="24"/>
          <w:szCs w:val="24"/>
        </w:rPr>
      </w:pPr>
      <w:r w:rsidRPr="00D129FB">
        <w:rPr>
          <w:rFonts w:ascii="Times New Roman" w:hAnsi="Times New Roman" w:cs="Times New Roman"/>
          <w:b/>
          <w:bCs/>
          <w:sz w:val="24"/>
          <w:szCs w:val="24"/>
        </w:rPr>
        <w:lastRenderedPageBreak/>
        <w:t>Model metrics for Random Forest.</w:t>
      </w:r>
      <w:bookmarkEnd w:id="59"/>
    </w:p>
    <w:p w14:paraId="7F7C1BA8" w14:textId="15547032" w:rsidR="004B4E30" w:rsidRPr="00C44BAE" w:rsidRDefault="004B4E30"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b/>
          <w:bCs/>
          <w:color w:val="374151"/>
          <w:sz w:val="24"/>
          <w:szCs w:val="24"/>
        </w:rPr>
        <w:t>The accuracy score</w:t>
      </w:r>
      <w:r w:rsidRPr="00C44BAE">
        <w:rPr>
          <w:rFonts w:ascii="Times New Roman" w:eastAsiaTheme="minorEastAsia" w:hAnsi="Times New Roman" w:cs="Times New Roman"/>
          <w:color w:val="374151"/>
          <w:sz w:val="24"/>
          <w:szCs w:val="24"/>
        </w:rPr>
        <w:t xml:space="preserve"> can be defined as the overall correctness of the model predictions, a pivotal touchstone of its efficacy. Our model has an accuracy score of </w:t>
      </w:r>
      <w:r w:rsidRPr="00C44BAE">
        <w:rPr>
          <w:rFonts w:ascii="Times New Roman" w:eastAsiaTheme="minorEastAsia" w:hAnsi="Times New Roman" w:cs="Times New Roman"/>
          <w:b/>
          <w:bCs/>
          <w:color w:val="374151"/>
          <w:sz w:val="24"/>
          <w:szCs w:val="24"/>
        </w:rPr>
        <w:t>82.</w:t>
      </w:r>
      <w:r w:rsidR="00F83936" w:rsidRPr="00C44BAE">
        <w:rPr>
          <w:rFonts w:ascii="Times New Roman" w:eastAsiaTheme="minorEastAsia" w:hAnsi="Times New Roman" w:cs="Times New Roman"/>
          <w:b/>
          <w:bCs/>
          <w:color w:val="374151"/>
          <w:sz w:val="24"/>
          <w:szCs w:val="24"/>
        </w:rPr>
        <w:t>44</w:t>
      </w:r>
      <w:r w:rsidRPr="00C44BAE">
        <w:rPr>
          <w:rFonts w:ascii="Times New Roman" w:eastAsiaTheme="minorEastAsia" w:hAnsi="Times New Roman" w:cs="Times New Roman"/>
          <w:b/>
          <w:bCs/>
          <w:color w:val="374151"/>
          <w:sz w:val="24"/>
          <w:szCs w:val="24"/>
        </w:rPr>
        <w:t>%</w:t>
      </w:r>
    </w:p>
    <w:p w14:paraId="573E0752" w14:textId="2C1D9BA0" w:rsidR="004B4E30" w:rsidRPr="00C44BAE" w:rsidRDefault="004B4E30"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b/>
          <w:bCs/>
          <w:color w:val="374151"/>
          <w:sz w:val="24"/>
          <w:szCs w:val="24"/>
        </w:rPr>
        <w:t>Precision Score:</w:t>
      </w:r>
      <w:r w:rsidRPr="00C44BAE">
        <w:rPr>
          <w:rFonts w:ascii="Times New Roman" w:eastAsiaTheme="minorEastAsia" w:hAnsi="Times New Roman" w:cs="Times New Roman"/>
          <w:color w:val="374151"/>
          <w:sz w:val="24"/>
          <w:szCs w:val="24"/>
        </w:rPr>
        <w:t xml:space="preserve"> is a magnifying glass that probes into the model’s ability to deliver accurate positive predictions. Our precision score is </w:t>
      </w:r>
      <w:r w:rsidRPr="00C44BAE">
        <w:rPr>
          <w:rFonts w:ascii="Times New Roman" w:eastAsiaTheme="minorEastAsia" w:hAnsi="Times New Roman" w:cs="Times New Roman"/>
          <w:b/>
          <w:bCs/>
          <w:color w:val="374151"/>
          <w:sz w:val="24"/>
          <w:szCs w:val="24"/>
        </w:rPr>
        <w:t>82.</w:t>
      </w:r>
      <w:r w:rsidR="00F83936" w:rsidRPr="00C44BAE">
        <w:rPr>
          <w:rFonts w:ascii="Times New Roman" w:eastAsiaTheme="minorEastAsia" w:hAnsi="Times New Roman" w:cs="Times New Roman"/>
          <w:b/>
          <w:bCs/>
          <w:color w:val="374151"/>
          <w:sz w:val="24"/>
          <w:szCs w:val="24"/>
        </w:rPr>
        <w:t>44</w:t>
      </w:r>
      <w:r w:rsidRPr="00C44BAE">
        <w:rPr>
          <w:rFonts w:ascii="Times New Roman" w:eastAsiaTheme="minorEastAsia" w:hAnsi="Times New Roman" w:cs="Times New Roman"/>
          <w:b/>
          <w:bCs/>
          <w:color w:val="374151"/>
          <w:sz w:val="24"/>
          <w:szCs w:val="24"/>
        </w:rPr>
        <w:t xml:space="preserve">% </w:t>
      </w:r>
    </w:p>
    <w:p w14:paraId="3633FBAC" w14:textId="63E554E4" w:rsidR="004B4E30" w:rsidRPr="00C44BAE" w:rsidRDefault="60771AA9"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b/>
          <w:bCs/>
          <w:color w:val="374151"/>
          <w:sz w:val="24"/>
          <w:szCs w:val="24"/>
        </w:rPr>
        <w:t>The Jaccard score</w:t>
      </w:r>
      <w:r w:rsidRPr="00C44BAE">
        <w:rPr>
          <w:rFonts w:ascii="Times New Roman" w:eastAsiaTheme="minorEastAsia" w:hAnsi="Times New Roman" w:cs="Times New Roman"/>
          <w:color w:val="374151"/>
          <w:sz w:val="24"/>
          <w:szCs w:val="24"/>
        </w:rPr>
        <w:t xml:space="preserve"> is a statistical measure used to quantify the similarity and dissimilarity between two sets. It is particularly useful for comparing the overlap between sets or groups when dealing with binary or categorical data. The Jaccard score provides a value between 0 and 1, where a higher value indicates greater similarity and a lower value indicates greater dissimilarity. Our Jaccard score is </w:t>
      </w:r>
      <w:r w:rsidRPr="00C44BAE">
        <w:rPr>
          <w:rFonts w:ascii="Times New Roman" w:eastAsiaTheme="minorEastAsia" w:hAnsi="Times New Roman" w:cs="Times New Roman"/>
          <w:b/>
          <w:bCs/>
          <w:color w:val="374151"/>
          <w:sz w:val="24"/>
          <w:szCs w:val="24"/>
        </w:rPr>
        <w:t>0.70</w:t>
      </w:r>
    </w:p>
    <w:p w14:paraId="034AD0AE" w14:textId="080FB613" w:rsidR="004B4E30" w:rsidRPr="00C44BAE" w:rsidRDefault="4FD80228" w:rsidP="006B6430">
      <w:pPr>
        <w:spacing w:line="480" w:lineRule="auto"/>
        <w:jc w:val="both"/>
        <w:rPr>
          <w:rFonts w:ascii="Times New Roman" w:eastAsia="Times New Roman" w:hAnsi="Times New Roman" w:cs="Times New Roman"/>
          <w:color w:val="374151"/>
          <w:sz w:val="24"/>
          <w:szCs w:val="24"/>
        </w:rPr>
      </w:pPr>
      <w:r w:rsidRPr="00C44BAE">
        <w:rPr>
          <w:rFonts w:ascii="Times New Roman" w:eastAsia="Times New Roman" w:hAnsi="Times New Roman" w:cs="Times New Roman"/>
          <w:b/>
          <w:bCs/>
          <w:sz w:val="24"/>
          <w:szCs w:val="24"/>
        </w:rPr>
        <w:t>The recall score</w:t>
      </w:r>
      <w:r w:rsidRPr="00C44BAE">
        <w:rPr>
          <w:rFonts w:ascii="Times New Roman" w:eastAsia="Times New Roman" w:hAnsi="Times New Roman" w:cs="Times New Roman"/>
          <w:sz w:val="24"/>
          <w:szCs w:val="24"/>
        </w:rPr>
        <w:t>, also known as sensitivity or true positive rate, is a fundamental metric used in classification and machine learning to evaluate the performance of a model, particularly in tasks involving binary or multiclass classification. It measures the proportion of actual positive instances that were correctly identified by the model. A high recall score indicates that the model is effective at capturing a significant portion of the positive instances. On the other hand, a lower recall score suggests that the model might be missing a considerable number of relevant instances. Our Recall score is</w:t>
      </w:r>
      <w:r w:rsidRPr="00C44BAE">
        <w:rPr>
          <w:rFonts w:ascii="Times New Roman" w:eastAsia="Times New Roman" w:hAnsi="Times New Roman" w:cs="Times New Roman"/>
          <w:b/>
          <w:bCs/>
          <w:sz w:val="24"/>
          <w:szCs w:val="24"/>
        </w:rPr>
        <w:t xml:space="preserve"> 82.44%</w:t>
      </w:r>
      <w:r w:rsidRPr="00C44BAE">
        <w:rPr>
          <w:rFonts w:ascii="Times New Roman" w:eastAsia="Times New Roman" w:hAnsi="Times New Roman" w:cs="Times New Roman"/>
          <w:sz w:val="24"/>
          <w:szCs w:val="24"/>
        </w:rPr>
        <w:t>.</w:t>
      </w:r>
    </w:p>
    <w:p w14:paraId="38F48660" w14:textId="4597A8E0" w:rsidR="004B4E30" w:rsidRPr="00C44BAE" w:rsidRDefault="4FD80228" w:rsidP="006B6430">
      <w:pPr>
        <w:spacing w:line="480" w:lineRule="auto"/>
        <w:jc w:val="both"/>
        <w:rPr>
          <w:rFonts w:ascii="Times New Roman" w:eastAsia="Times New Roman" w:hAnsi="Times New Roman" w:cs="Times New Roman"/>
          <w:color w:val="374151"/>
          <w:sz w:val="24"/>
          <w:szCs w:val="24"/>
        </w:rPr>
      </w:pPr>
      <w:r w:rsidRPr="00C44BAE">
        <w:rPr>
          <w:rFonts w:ascii="Times New Roman" w:eastAsia="Times New Roman" w:hAnsi="Times New Roman" w:cs="Times New Roman"/>
          <w:b/>
          <w:bCs/>
          <w:sz w:val="24"/>
          <w:szCs w:val="24"/>
        </w:rPr>
        <w:t>FI Score</w:t>
      </w:r>
      <w:r w:rsidRPr="00C44BAE">
        <w:rPr>
          <w:rFonts w:ascii="Times New Roman" w:eastAsia="Times New Roman" w:hAnsi="Times New Roman" w:cs="Times New Roman"/>
          <w:sz w:val="24"/>
          <w:szCs w:val="24"/>
        </w:rPr>
        <w:t xml:space="preserve"> is a machine learning evaluation metric that measures the accuracy of a model.  It is the weighted average of precision and recall values and reaches its best at 1 and worst at 0. It is measured in percentages. The F1 score combines the precision and recall scores of the model. The F1 score of our best model, Random Forest, is </w:t>
      </w:r>
      <w:r w:rsidRPr="00C44BAE">
        <w:rPr>
          <w:rFonts w:ascii="Times New Roman" w:eastAsia="Times New Roman" w:hAnsi="Times New Roman" w:cs="Times New Roman"/>
          <w:b/>
          <w:bCs/>
          <w:sz w:val="24"/>
          <w:szCs w:val="24"/>
        </w:rPr>
        <w:t xml:space="preserve">82.44%. </w:t>
      </w:r>
    </w:p>
    <w:p w14:paraId="7D6CAA87" w14:textId="659BFCD3" w:rsidR="004B4E30" w:rsidRPr="00C44BAE" w:rsidRDefault="004B4E30"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b/>
          <w:bCs/>
          <w:color w:val="374151"/>
          <w:sz w:val="24"/>
          <w:szCs w:val="24"/>
        </w:rPr>
        <w:lastRenderedPageBreak/>
        <w:t>Receiver Operator Characteristics (ROC) or Area Under Curve (AUC)</w:t>
      </w:r>
      <w:r w:rsidRPr="00C44BAE">
        <w:rPr>
          <w:rFonts w:ascii="Times New Roman" w:eastAsiaTheme="minorEastAsia" w:hAnsi="Times New Roman" w:cs="Times New Roman"/>
          <w:color w:val="374151"/>
          <w:sz w:val="24"/>
          <w:szCs w:val="24"/>
        </w:rPr>
        <w:t xml:space="preserve">. The ROC curve is the plot of true positive and false positive rates. True positive means the predicted positive that is truly positive. False positive means the predicted that negative that is truly negative. Our ROC for the best model is </w:t>
      </w:r>
      <w:r w:rsidRPr="00C44BAE">
        <w:rPr>
          <w:rFonts w:ascii="Times New Roman" w:eastAsiaTheme="minorEastAsia" w:hAnsi="Times New Roman" w:cs="Times New Roman"/>
          <w:b/>
          <w:bCs/>
          <w:color w:val="374151"/>
          <w:sz w:val="24"/>
          <w:szCs w:val="24"/>
        </w:rPr>
        <w:t>78%</w:t>
      </w:r>
      <w:r w:rsidRPr="00C44BAE">
        <w:rPr>
          <w:rFonts w:ascii="Times New Roman" w:eastAsiaTheme="minorEastAsia" w:hAnsi="Times New Roman" w:cs="Times New Roman"/>
          <w:color w:val="374151"/>
          <w:sz w:val="24"/>
          <w:szCs w:val="24"/>
        </w:rPr>
        <w:t xml:space="preserve">. </w:t>
      </w:r>
    </w:p>
    <w:p w14:paraId="6D508BD2" w14:textId="309DFDB7" w:rsidR="00B51A24" w:rsidRPr="00C44BAE" w:rsidRDefault="00B51A24"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14</w:t>
      </w:r>
      <w:r w:rsidRPr="00C44BAE">
        <w:rPr>
          <w:rFonts w:ascii="Times New Roman" w:hAnsi="Times New Roman" w:cs="Times New Roman"/>
        </w:rPr>
        <w:fldChar w:fldCharType="end"/>
      </w:r>
      <w:r w:rsidRPr="00C44BAE">
        <w:rPr>
          <w:rFonts w:ascii="Times New Roman" w:hAnsi="Times New Roman" w:cs="Times New Roman"/>
        </w:rPr>
        <w:t xml:space="preserve">: </w:t>
      </w:r>
      <w:r w:rsidRPr="00C44BAE">
        <w:rPr>
          <w:rFonts w:ascii="Times New Roman" w:hAnsi="Times New Roman" w:cs="Times New Roman"/>
          <w:b/>
          <w:bCs/>
        </w:rPr>
        <w:t>Fit Statistics for Random Forest</w:t>
      </w:r>
    </w:p>
    <w:p w14:paraId="6D4E3C2F" w14:textId="6F0A210D" w:rsidR="004B4E30" w:rsidRPr="00C44BAE" w:rsidRDefault="00963A38"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noProof/>
          <w:color w:val="374151"/>
          <w:sz w:val="24"/>
          <w:szCs w:val="24"/>
        </w:rPr>
        <w:drawing>
          <wp:inline distT="0" distB="0" distL="0" distR="0" wp14:anchorId="72A2E4D5" wp14:editId="0E9BA18B">
            <wp:extent cx="5943600" cy="1516380"/>
            <wp:effectExtent l="0" t="0" r="0" b="7620"/>
            <wp:docPr id="1667008948" name="Picture 1667008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08948" name=""/>
                    <pic:cNvPicPr/>
                  </pic:nvPicPr>
                  <pic:blipFill>
                    <a:blip r:embed="rId22"/>
                    <a:stretch>
                      <a:fillRect/>
                    </a:stretch>
                  </pic:blipFill>
                  <pic:spPr>
                    <a:xfrm>
                      <a:off x="0" y="0"/>
                      <a:ext cx="5943600" cy="1516380"/>
                    </a:xfrm>
                    <a:prstGeom prst="rect">
                      <a:avLst/>
                    </a:prstGeom>
                  </pic:spPr>
                </pic:pic>
              </a:graphicData>
            </a:graphic>
          </wp:inline>
        </w:drawing>
      </w:r>
    </w:p>
    <w:p w14:paraId="282E34FF" w14:textId="77777777" w:rsidR="00265699" w:rsidRPr="00C44BAE" w:rsidRDefault="00265699" w:rsidP="006B6430">
      <w:pPr>
        <w:spacing w:line="480" w:lineRule="auto"/>
        <w:jc w:val="both"/>
        <w:rPr>
          <w:rFonts w:ascii="Times New Roman" w:eastAsiaTheme="minorEastAsia" w:hAnsi="Times New Roman" w:cs="Times New Roman"/>
          <w:color w:val="374151"/>
          <w:sz w:val="24"/>
          <w:szCs w:val="24"/>
        </w:rPr>
      </w:pPr>
    </w:p>
    <w:p w14:paraId="4124AA3C" w14:textId="7B4D2B84" w:rsidR="00B51A24" w:rsidRPr="00C44BAE" w:rsidRDefault="00B51A24"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15</w:t>
      </w:r>
      <w:r w:rsidRPr="00C44BAE">
        <w:rPr>
          <w:rFonts w:ascii="Times New Roman" w:hAnsi="Times New Roman" w:cs="Times New Roman"/>
        </w:rPr>
        <w:fldChar w:fldCharType="end"/>
      </w:r>
      <w:r w:rsidRPr="00C44BAE">
        <w:rPr>
          <w:rFonts w:ascii="Times New Roman" w:hAnsi="Times New Roman" w:cs="Times New Roman"/>
        </w:rPr>
        <w:t>:</w:t>
      </w:r>
      <w:r w:rsidRPr="00C44BAE">
        <w:rPr>
          <w:rFonts w:ascii="Times New Roman" w:hAnsi="Times New Roman" w:cs="Times New Roman"/>
          <w:b/>
          <w:bCs/>
        </w:rPr>
        <w:t xml:space="preserve"> ROC Curve for Random Forest</w:t>
      </w:r>
    </w:p>
    <w:p w14:paraId="6D67D434" w14:textId="77777777" w:rsidR="004B4E30" w:rsidRPr="00C44BAE" w:rsidRDefault="004B4E30" w:rsidP="006B6430">
      <w:pPr>
        <w:spacing w:line="480" w:lineRule="auto"/>
        <w:jc w:val="both"/>
        <w:rPr>
          <w:rFonts w:ascii="Times New Roman" w:eastAsiaTheme="minorEastAsia" w:hAnsi="Times New Roman" w:cs="Times New Roman"/>
          <w:color w:val="374151"/>
          <w:sz w:val="24"/>
          <w:szCs w:val="24"/>
        </w:rPr>
      </w:pPr>
      <w:r w:rsidRPr="00C44BAE">
        <w:rPr>
          <w:rFonts w:ascii="Times New Roman" w:hAnsi="Times New Roman" w:cs="Times New Roman"/>
          <w:noProof/>
        </w:rPr>
        <w:drawing>
          <wp:inline distT="0" distB="0" distL="0" distR="0" wp14:anchorId="323FC354" wp14:editId="74E60C61">
            <wp:extent cx="5791202" cy="2638425"/>
            <wp:effectExtent l="0" t="0" r="0" b="0"/>
            <wp:docPr id="1249366573" name="Picture 1249366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9366573"/>
                    <pic:cNvPicPr/>
                  </pic:nvPicPr>
                  <pic:blipFill>
                    <a:blip r:embed="rId23">
                      <a:extLst>
                        <a:ext uri="{28A0092B-C50C-407E-A947-70E740481C1C}">
                          <a14:useLocalDpi xmlns:a14="http://schemas.microsoft.com/office/drawing/2010/main" val="0"/>
                        </a:ext>
                      </a:extLst>
                    </a:blip>
                    <a:stretch>
                      <a:fillRect/>
                    </a:stretch>
                  </pic:blipFill>
                  <pic:spPr>
                    <a:xfrm>
                      <a:off x="0" y="0"/>
                      <a:ext cx="5791202" cy="2638425"/>
                    </a:xfrm>
                    <a:prstGeom prst="rect">
                      <a:avLst/>
                    </a:prstGeom>
                  </pic:spPr>
                </pic:pic>
              </a:graphicData>
            </a:graphic>
          </wp:inline>
        </w:drawing>
      </w:r>
    </w:p>
    <w:p w14:paraId="0CD06BCA" w14:textId="29BCE8BA" w:rsidR="22D35F1A" w:rsidRPr="00C44BAE" w:rsidRDefault="22D35F1A" w:rsidP="006B6430">
      <w:pPr>
        <w:pStyle w:val="Caption"/>
        <w:keepNext/>
        <w:spacing w:line="480" w:lineRule="auto"/>
        <w:jc w:val="both"/>
        <w:rPr>
          <w:rFonts w:ascii="Times New Roman" w:hAnsi="Times New Roman" w:cs="Times New Roman"/>
        </w:rPr>
      </w:pPr>
    </w:p>
    <w:p w14:paraId="1FD254A1" w14:textId="61050CB1" w:rsidR="008A0631" w:rsidRPr="00C44BAE" w:rsidRDefault="008A0631"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16</w:t>
      </w:r>
      <w:r w:rsidRPr="00C44BAE">
        <w:rPr>
          <w:rFonts w:ascii="Times New Roman" w:hAnsi="Times New Roman" w:cs="Times New Roman"/>
        </w:rPr>
        <w:fldChar w:fldCharType="end"/>
      </w:r>
      <w:r w:rsidRPr="00C44BAE">
        <w:rPr>
          <w:rFonts w:ascii="Times New Roman" w:hAnsi="Times New Roman" w:cs="Times New Roman"/>
        </w:rPr>
        <w:t xml:space="preserve">: </w:t>
      </w:r>
      <w:r w:rsidRPr="00C44BAE">
        <w:rPr>
          <w:rFonts w:ascii="Times New Roman" w:hAnsi="Times New Roman" w:cs="Times New Roman"/>
          <w:b/>
          <w:bCs/>
        </w:rPr>
        <w:t>Confusion Metrics for Random Forest</w:t>
      </w:r>
    </w:p>
    <w:p w14:paraId="7473A9AE" w14:textId="484B67F1" w:rsidR="22D35F1A" w:rsidRPr="00C44BAE" w:rsidRDefault="00F83936" w:rsidP="006B6430">
      <w:pPr>
        <w:pStyle w:val="Caption"/>
        <w:keepNext/>
        <w:spacing w:line="480" w:lineRule="auto"/>
        <w:jc w:val="both"/>
        <w:rPr>
          <w:rFonts w:ascii="Times New Roman" w:hAnsi="Times New Roman" w:cs="Times New Roman"/>
        </w:rPr>
      </w:pPr>
      <w:r w:rsidRPr="00C44BAE">
        <w:rPr>
          <w:rFonts w:ascii="Times New Roman" w:hAnsi="Times New Roman" w:cs="Times New Roman"/>
          <w:noProof/>
        </w:rPr>
        <w:drawing>
          <wp:inline distT="0" distB="0" distL="0" distR="0" wp14:anchorId="0FDF6AB6" wp14:editId="3487404C">
            <wp:extent cx="5943600" cy="4689475"/>
            <wp:effectExtent l="0" t="0" r="0" b="0"/>
            <wp:docPr id="1620996057" name="Picture 1620996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0996057" name=""/>
                    <pic:cNvPicPr/>
                  </pic:nvPicPr>
                  <pic:blipFill>
                    <a:blip r:embed="rId24"/>
                    <a:stretch>
                      <a:fillRect/>
                    </a:stretch>
                  </pic:blipFill>
                  <pic:spPr>
                    <a:xfrm>
                      <a:off x="0" y="0"/>
                      <a:ext cx="5943600" cy="4689475"/>
                    </a:xfrm>
                    <a:prstGeom prst="rect">
                      <a:avLst/>
                    </a:prstGeom>
                  </pic:spPr>
                </pic:pic>
              </a:graphicData>
            </a:graphic>
          </wp:inline>
        </w:drawing>
      </w:r>
    </w:p>
    <w:p w14:paraId="5A657581" w14:textId="3297A6EB" w:rsidR="38F2174A" w:rsidRPr="00C44BAE" w:rsidRDefault="38F2174A" w:rsidP="006B6430">
      <w:pPr>
        <w:spacing w:line="480" w:lineRule="auto"/>
        <w:jc w:val="both"/>
        <w:rPr>
          <w:rFonts w:ascii="Times New Roman" w:hAnsi="Times New Roman" w:cs="Times New Roman"/>
        </w:rPr>
      </w:pPr>
    </w:p>
    <w:p w14:paraId="740F93AB" w14:textId="063F3B63" w:rsidR="005158C0" w:rsidRPr="00C44BAE" w:rsidRDefault="005158C0"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17</w:t>
      </w:r>
      <w:r w:rsidRPr="00C44BAE">
        <w:rPr>
          <w:rFonts w:ascii="Times New Roman" w:hAnsi="Times New Roman" w:cs="Times New Roman"/>
        </w:rPr>
        <w:fldChar w:fldCharType="end"/>
      </w:r>
      <w:r w:rsidRPr="00C44BAE">
        <w:rPr>
          <w:rFonts w:ascii="Times New Roman" w:hAnsi="Times New Roman" w:cs="Times New Roman"/>
        </w:rPr>
        <w:t>:</w:t>
      </w:r>
      <w:r w:rsidRPr="00C44BAE">
        <w:rPr>
          <w:rFonts w:ascii="Times New Roman" w:hAnsi="Times New Roman" w:cs="Times New Roman"/>
          <w:b/>
          <w:bCs/>
        </w:rPr>
        <w:t>Summary of Random Forest Performance Metrics</w:t>
      </w:r>
    </w:p>
    <w:tbl>
      <w:tblPr>
        <w:tblStyle w:val="TableGrid"/>
        <w:tblW w:w="10249" w:type="dxa"/>
        <w:tblLook w:val="04A0" w:firstRow="1" w:lastRow="0" w:firstColumn="1" w:lastColumn="0" w:noHBand="0" w:noVBand="1"/>
      </w:tblPr>
      <w:tblGrid>
        <w:gridCol w:w="2955"/>
        <w:gridCol w:w="1803"/>
        <w:gridCol w:w="1447"/>
        <w:gridCol w:w="1354"/>
        <w:gridCol w:w="1354"/>
        <w:gridCol w:w="1336"/>
      </w:tblGrid>
      <w:tr w:rsidR="00F52762" w:rsidRPr="00C44BAE" w14:paraId="28B4184C" w14:textId="77777777" w:rsidTr="005158C0">
        <w:trPr>
          <w:trHeight w:val="632"/>
        </w:trPr>
        <w:tc>
          <w:tcPr>
            <w:tcW w:w="2990" w:type="dxa"/>
          </w:tcPr>
          <w:p w14:paraId="2660CA8A" w14:textId="77777777"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Model</w:t>
            </w:r>
          </w:p>
        </w:tc>
        <w:tc>
          <w:tcPr>
            <w:tcW w:w="1815" w:type="dxa"/>
          </w:tcPr>
          <w:p w14:paraId="6A46E626" w14:textId="77777777"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Accuracy Score</w:t>
            </w:r>
          </w:p>
        </w:tc>
        <w:tc>
          <w:tcPr>
            <w:tcW w:w="1452" w:type="dxa"/>
          </w:tcPr>
          <w:p w14:paraId="3CF82DBA" w14:textId="77777777"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Precision</w:t>
            </w:r>
          </w:p>
        </w:tc>
        <w:tc>
          <w:tcPr>
            <w:tcW w:w="1361" w:type="dxa"/>
          </w:tcPr>
          <w:p w14:paraId="17FEFDF5" w14:textId="77777777"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F1 Score</w:t>
            </w:r>
          </w:p>
        </w:tc>
        <w:tc>
          <w:tcPr>
            <w:tcW w:w="1361" w:type="dxa"/>
          </w:tcPr>
          <w:p w14:paraId="2C615B20" w14:textId="77777777"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Recall</w:t>
            </w:r>
          </w:p>
        </w:tc>
        <w:tc>
          <w:tcPr>
            <w:tcW w:w="1270" w:type="dxa"/>
          </w:tcPr>
          <w:p w14:paraId="2DF19A2A" w14:textId="77777777"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ROC/AUC</w:t>
            </w:r>
          </w:p>
        </w:tc>
      </w:tr>
      <w:tr w:rsidR="00F52762" w:rsidRPr="00C44BAE" w14:paraId="0251AF3C" w14:textId="77777777" w:rsidTr="005158C0">
        <w:trPr>
          <w:trHeight w:val="618"/>
        </w:trPr>
        <w:tc>
          <w:tcPr>
            <w:tcW w:w="2990" w:type="dxa"/>
          </w:tcPr>
          <w:p w14:paraId="2014E9B0" w14:textId="77777777"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Random Forest</w:t>
            </w:r>
          </w:p>
        </w:tc>
        <w:tc>
          <w:tcPr>
            <w:tcW w:w="1815" w:type="dxa"/>
          </w:tcPr>
          <w:p w14:paraId="5D55C2C0" w14:textId="319EC2E9"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82.</w:t>
            </w:r>
            <w:r w:rsidR="00331377" w:rsidRPr="00C44BAE">
              <w:rPr>
                <w:rFonts w:ascii="Times New Roman" w:eastAsiaTheme="minorEastAsia" w:hAnsi="Times New Roman" w:cs="Times New Roman"/>
                <w:b/>
                <w:bCs/>
                <w:color w:val="374151"/>
                <w:sz w:val="24"/>
                <w:szCs w:val="24"/>
              </w:rPr>
              <w:t>44</w:t>
            </w:r>
            <w:r w:rsidRPr="00C44BAE">
              <w:rPr>
                <w:rFonts w:ascii="Times New Roman" w:eastAsiaTheme="minorEastAsia" w:hAnsi="Times New Roman" w:cs="Times New Roman"/>
                <w:b/>
                <w:bCs/>
                <w:color w:val="374151"/>
                <w:sz w:val="24"/>
                <w:szCs w:val="24"/>
              </w:rPr>
              <w:t>%</w:t>
            </w:r>
          </w:p>
        </w:tc>
        <w:tc>
          <w:tcPr>
            <w:tcW w:w="1452" w:type="dxa"/>
          </w:tcPr>
          <w:p w14:paraId="3E1D3A55" w14:textId="516FD8E3"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82.</w:t>
            </w:r>
            <w:r w:rsidR="00331377" w:rsidRPr="00C44BAE">
              <w:rPr>
                <w:rFonts w:ascii="Times New Roman" w:eastAsiaTheme="minorEastAsia" w:hAnsi="Times New Roman" w:cs="Times New Roman"/>
                <w:b/>
                <w:bCs/>
                <w:color w:val="374151"/>
                <w:sz w:val="24"/>
                <w:szCs w:val="24"/>
              </w:rPr>
              <w:t>44</w:t>
            </w:r>
            <w:r w:rsidRPr="00C44BAE">
              <w:rPr>
                <w:rFonts w:ascii="Times New Roman" w:eastAsiaTheme="minorEastAsia" w:hAnsi="Times New Roman" w:cs="Times New Roman"/>
                <w:b/>
                <w:bCs/>
                <w:color w:val="374151"/>
                <w:sz w:val="24"/>
                <w:szCs w:val="24"/>
              </w:rPr>
              <w:t>%</w:t>
            </w:r>
          </w:p>
        </w:tc>
        <w:tc>
          <w:tcPr>
            <w:tcW w:w="1361" w:type="dxa"/>
          </w:tcPr>
          <w:p w14:paraId="0253AF04" w14:textId="6FC52B66"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82.</w:t>
            </w:r>
            <w:r w:rsidR="00331377" w:rsidRPr="00C44BAE">
              <w:rPr>
                <w:rFonts w:ascii="Times New Roman" w:eastAsiaTheme="minorEastAsia" w:hAnsi="Times New Roman" w:cs="Times New Roman"/>
                <w:b/>
                <w:bCs/>
                <w:color w:val="374151"/>
                <w:sz w:val="24"/>
                <w:szCs w:val="24"/>
              </w:rPr>
              <w:t>44</w:t>
            </w:r>
            <w:r w:rsidRPr="00C44BAE">
              <w:rPr>
                <w:rFonts w:ascii="Times New Roman" w:eastAsiaTheme="minorEastAsia" w:hAnsi="Times New Roman" w:cs="Times New Roman"/>
                <w:b/>
                <w:bCs/>
                <w:color w:val="374151"/>
                <w:sz w:val="24"/>
                <w:szCs w:val="24"/>
              </w:rPr>
              <w:t>%</w:t>
            </w:r>
          </w:p>
        </w:tc>
        <w:tc>
          <w:tcPr>
            <w:tcW w:w="1361" w:type="dxa"/>
          </w:tcPr>
          <w:p w14:paraId="5F6DE1A7" w14:textId="16F122DF"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82.</w:t>
            </w:r>
            <w:r w:rsidR="00331377" w:rsidRPr="00C44BAE">
              <w:rPr>
                <w:rFonts w:ascii="Times New Roman" w:eastAsiaTheme="minorEastAsia" w:hAnsi="Times New Roman" w:cs="Times New Roman"/>
                <w:b/>
                <w:bCs/>
                <w:color w:val="374151"/>
                <w:sz w:val="24"/>
                <w:szCs w:val="24"/>
              </w:rPr>
              <w:t>44</w:t>
            </w:r>
            <w:r w:rsidRPr="00C44BAE">
              <w:rPr>
                <w:rFonts w:ascii="Times New Roman" w:eastAsiaTheme="minorEastAsia" w:hAnsi="Times New Roman" w:cs="Times New Roman"/>
                <w:b/>
                <w:bCs/>
                <w:color w:val="374151"/>
                <w:sz w:val="24"/>
                <w:szCs w:val="24"/>
              </w:rPr>
              <w:t>%</w:t>
            </w:r>
          </w:p>
        </w:tc>
        <w:tc>
          <w:tcPr>
            <w:tcW w:w="1270" w:type="dxa"/>
          </w:tcPr>
          <w:p w14:paraId="15769C2A" w14:textId="77777777" w:rsidR="00F52762" w:rsidRPr="00C44BAE" w:rsidRDefault="00F52762" w:rsidP="006B6430">
            <w:pPr>
              <w:spacing w:line="480" w:lineRule="auto"/>
              <w:jc w:val="both"/>
              <w:rPr>
                <w:rFonts w:ascii="Times New Roman" w:eastAsiaTheme="minorEastAsia" w:hAnsi="Times New Roman" w:cs="Times New Roman"/>
                <w:b/>
                <w:bCs/>
                <w:color w:val="374151"/>
                <w:sz w:val="24"/>
                <w:szCs w:val="24"/>
              </w:rPr>
            </w:pPr>
            <w:r w:rsidRPr="00C44BAE">
              <w:rPr>
                <w:rFonts w:ascii="Times New Roman" w:eastAsiaTheme="minorEastAsia" w:hAnsi="Times New Roman" w:cs="Times New Roman"/>
                <w:b/>
                <w:bCs/>
                <w:color w:val="374151"/>
                <w:sz w:val="24"/>
                <w:szCs w:val="24"/>
              </w:rPr>
              <w:t>78.18%</w:t>
            </w:r>
          </w:p>
        </w:tc>
      </w:tr>
    </w:tbl>
    <w:p w14:paraId="4CEA540A" w14:textId="36FA1FB5" w:rsidR="620576E9" w:rsidRPr="00C44BAE" w:rsidRDefault="620576E9" w:rsidP="006B6430">
      <w:pPr>
        <w:spacing w:line="480" w:lineRule="auto"/>
        <w:jc w:val="both"/>
        <w:rPr>
          <w:rFonts w:ascii="Times New Roman" w:eastAsiaTheme="minorEastAsia" w:hAnsi="Times New Roman" w:cs="Times New Roman"/>
          <w:b/>
          <w:bCs/>
          <w:color w:val="374151"/>
          <w:sz w:val="24"/>
          <w:szCs w:val="24"/>
        </w:rPr>
      </w:pPr>
    </w:p>
    <w:p w14:paraId="1CCF0AE7" w14:textId="7EEB4AC0" w:rsidR="4FD80228" w:rsidRPr="004D3B77" w:rsidRDefault="4FD80228" w:rsidP="004D3B77">
      <w:pPr>
        <w:pStyle w:val="Heading2"/>
        <w:spacing w:line="480" w:lineRule="auto"/>
        <w:jc w:val="both"/>
        <w:rPr>
          <w:rFonts w:ascii="Times New Roman" w:eastAsiaTheme="minorEastAsia" w:hAnsi="Times New Roman" w:cs="Times New Roman"/>
          <w:b/>
          <w:bCs/>
          <w:color w:val="374151"/>
          <w:sz w:val="24"/>
          <w:szCs w:val="24"/>
        </w:rPr>
      </w:pPr>
      <w:bookmarkStart w:id="60" w:name="_Toc1858527404"/>
      <w:bookmarkStart w:id="61" w:name="_Toc143455009"/>
      <w:bookmarkStart w:id="62" w:name="_Hlk143452251"/>
      <w:r w:rsidRPr="00C44BAE">
        <w:rPr>
          <w:rFonts w:ascii="Times New Roman" w:hAnsi="Times New Roman" w:cs="Times New Roman"/>
        </w:rPr>
        <w:lastRenderedPageBreak/>
        <w:t>Model Sensitivity to Key Drivers</w:t>
      </w:r>
      <w:bookmarkEnd w:id="60"/>
      <w:bookmarkEnd w:id="61"/>
    </w:p>
    <w:p w14:paraId="62E08CEC" w14:textId="6A8EF05F" w:rsidR="38F2174A" w:rsidRPr="00C44BAE" w:rsidRDefault="38F2174A" w:rsidP="006B6430">
      <w:pPr>
        <w:spacing w:line="480" w:lineRule="auto"/>
        <w:jc w:val="both"/>
        <w:rPr>
          <w:rFonts w:ascii="Times New Roman" w:hAnsi="Times New Roman" w:cs="Times New Roman"/>
        </w:rPr>
      </w:pPr>
      <w:r w:rsidRPr="00C44BAE">
        <w:rPr>
          <w:rFonts w:ascii="Times New Roman" w:hAnsi="Times New Roman" w:cs="Times New Roman"/>
          <w:noProof/>
        </w:rPr>
        <w:drawing>
          <wp:inline distT="0" distB="0" distL="0" distR="0" wp14:anchorId="43A8AA5D" wp14:editId="2BD56C2D">
            <wp:extent cx="4572000" cy="3419475"/>
            <wp:effectExtent l="0" t="0" r="0" b="0"/>
            <wp:docPr id="1582791937" name="Picture 1582791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5302867C" w14:textId="796774CB" w:rsidR="38F2174A" w:rsidRPr="0025341D" w:rsidRDefault="38F2174A" w:rsidP="006B6430">
      <w:pPr>
        <w:spacing w:line="480" w:lineRule="auto"/>
        <w:jc w:val="both"/>
        <w:rPr>
          <w:rFonts w:ascii="Times New Roman" w:eastAsia="Calibri" w:hAnsi="Times New Roman" w:cs="Times New Roman"/>
          <w:color w:val="374151"/>
          <w:sz w:val="24"/>
          <w:szCs w:val="24"/>
        </w:rPr>
      </w:pPr>
      <w:r w:rsidRPr="0025341D">
        <w:rPr>
          <w:rFonts w:ascii="Times New Roman" w:eastAsiaTheme="majorEastAsia" w:hAnsi="Times New Roman" w:cs="Times New Roman"/>
          <w:color w:val="374151"/>
          <w:sz w:val="24"/>
          <w:szCs w:val="24"/>
        </w:rPr>
        <w:t xml:space="preserve">Model sensitivity to key drivers refers to how much a model's predictions or outcomes change in response to variations or changes in the values of its key input variables or features. In other words, it measures how sensitive the model's output is to changes in the most influential factors that drive its predictions. </w:t>
      </w:r>
    </w:p>
    <w:p w14:paraId="53CA4A9C" w14:textId="1CF31C5F" w:rsidR="38F2174A" w:rsidRPr="0025341D" w:rsidRDefault="38F2174A" w:rsidP="006B6430">
      <w:pPr>
        <w:spacing w:line="480" w:lineRule="auto"/>
        <w:jc w:val="both"/>
        <w:rPr>
          <w:rFonts w:ascii="Times New Roman" w:eastAsiaTheme="majorEastAsia" w:hAnsi="Times New Roman" w:cs="Times New Roman"/>
          <w:color w:val="374151"/>
          <w:sz w:val="24"/>
          <w:szCs w:val="24"/>
        </w:rPr>
      </w:pPr>
      <w:r w:rsidRPr="0025341D">
        <w:rPr>
          <w:rFonts w:ascii="Times New Roman" w:eastAsiaTheme="majorEastAsia" w:hAnsi="Times New Roman" w:cs="Times New Roman"/>
          <w:color w:val="374151"/>
          <w:sz w:val="24"/>
          <w:szCs w:val="24"/>
        </w:rPr>
        <w:t xml:space="preserve">In our model, we identified the key drivers </w:t>
      </w:r>
      <w:r w:rsidR="00B0480A" w:rsidRPr="0025341D">
        <w:rPr>
          <w:rFonts w:ascii="Times New Roman" w:eastAsiaTheme="majorEastAsia" w:hAnsi="Times New Roman" w:cs="Times New Roman"/>
          <w:color w:val="374151"/>
          <w:sz w:val="24"/>
          <w:szCs w:val="24"/>
        </w:rPr>
        <w:t>of</w:t>
      </w:r>
      <w:r w:rsidRPr="0025341D">
        <w:rPr>
          <w:rFonts w:ascii="Times New Roman" w:eastAsiaTheme="majorEastAsia" w:hAnsi="Times New Roman" w:cs="Times New Roman"/>
          <w:color w:val="374151"/>
          <w:sz w:val="24"/>
          <w:szCs w:val="24"/>
        </w:rPr>
        <w:t xml:space="preserve"> the model from the features of importance. The outcome of the model is sensitive to these features and any change in the features will change the model’s outcome such as the performance metrics. </w:t>
      </w:r>
    </w:p>
    <w:p w14:paraId="57AED902" w14:textId="3BE45F74" w:rsidR="003F6E18" w:rsidRPr="00C44BAE" w:rsidRDefault="4FD80228" w:rsidP="006B6430">
      <w:pPr>
        <w:pStyle w:val="Heading1"/>
        <w:spacing w:line="480" w:lineRule="auto"/>
        <w:jc w:val="both"/>
        <w:rPr>
          <w:rFonts w:ascii="Times New Roman" w:eastAsiaTheme="minorEastAsia" w:hAnsi="Times New Roman" w:cs="Times New Roman"/>
          <w:b/>
          <w:bCs/>
          <w:color w:val="374151"/>
          <w:sz w:val="24"/>
          <w:szCs w:val="24"/>
        </w:rPr>
      </w:pPr>
      <w:bookmarkStart w:id="63" w:name="_Toc455273704"/>
      <w:bookmarkStart w:id="64" w:name="_Toc143455010"/>
      <w:bookmarkEnd w:id="62"/>
      <w:r w:rsidRPr="00C44BAE">
        <w:rPr>
          <w:rFonts w:ascii="Times New Roman" w:hAnsi="Times New Roman" w:cs="Times New Roman"/>
        </w:rPr>
        <w:t>Logistic Regression</w:t>
      </w:r>
      <w:bookmarkEnd w:id="63"/>
      <w:bookmarkEnd w:id="64"/>
    </w:p>
    <w:p w14:paraId="1BB9BA35" w14:textId="2F9D1BFB" w:rsidR="00900178" w:rsidRPr="006B6430" w:rsidRDefault="4FD80228"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 xml:space="preserve">To build our logistic regression, we imported the </w:t>
      </w:r>
      <w:proofErr w:type="spellStart"/>
      <w:r w:rsidRPr="006B6430">
        <w:rPr>
          <w:rFonts w:ascii="Times New Roman" w:eastAsiaTheme="minorEastAsia" w:hAnsi="Times New Roman" w:cs="Times New Roman"/>
          <w:color w:val="374151"/>
          <w:sz w:val="24"/>
          <w:szCs w:val="24"/>
        </w:rPr>
        <w:t>LogisticRegression</w:t>
      </w:r>
      <w:proofErr w:type="spellEnd"/>
      <w:r w:rsidRPr="006B6430">
        <w:rPr>
          <w:rFonts w:ascii="Times New Roman" w:eastAsiaTheme="minorEastAsia" w:hAnsi="Times New Roman" w:cs="Times New Roman"/>
          <w:color w:val="374151"/>
          <w:sz w:val="24"/>
          <w:szCs w:val="24"/>
        </w:rPr>
        <w:t xml:space="preserve"> from </w:t>
      </w:r>
      <w:proofErr w:type="spellStart"/>
      <w:r w:rsidRPr="006B6430">
        <w:rPr>
          <w:rFonts w:ascii="Times New Roman" w:eastAsiaTheme="minorEastAsia" w:hAnsi="Times New Roman" w:cs="Times New Roman"/>
          <w:color w:val="374151"/>
          <w:sz w:val="24"/>
          <w:szCs w:val="24"/>
        </w:rPr>
        <w:t>Sklearn.linear_model</w:t>
      </w:r>
      <w:proofErr w:type="spellEnd"/>
      <w:r w:rsidRPr="006B6430">
        <w:rPr>
          <w:rFonts w:ascii="Times New Roman" w:eastAsiaTheme="minorEastAsia" w:hAnsi="Times New Roman" w:cs="Times New Roman"/>
          <w:color w:val="374151"/>
          <w:sz w:val="24"/>
          <w:szCs w:val="24"/>
        </w:rPr>
        <w:t xml:space="preserve"> and imported </w:t>
      </w:r>
      <w:proofErr w:type="spellStart"/>
      <w:r w:rsidRPr="006B6430">
        <w:rPr>
          <w:rFonts w:ascii="Times New Roman" w:eastAsiaTheme="minorEastAsia" w:hAnsi="Times New Roman" w:cs="Times New Roman"/>
          <w:color w:val="374151"/>
          <w:sz w:val="24"/>
          <w:szCs w:val="24"/>
        </w:rPr>
        <w:t>GridSearchCV</w:t>
      </w:r>
      <w:proofErr w:type="spellEnd"/>
      <w:r w:rsidRPr="006B6430">
        <w:rPr>
          <w:rFonts w:ascii="Times New Roman" w:eastAsiaTheme="minorEastAsia" w:hAnsi="Times New Roman" w:cs="Times New Roman"/>
          <w:color w:val="374151"/>
          <w:sz w:val="24"/>
          <w:szCs w:val="24"/>
        </w:rPr>
        <w:t xml:space="preserve"> from </w:t>
      </w:r>
      <w:proofErr w:type="spellStart"/>
      <w:r w:rsidRPr="006B6430">
        <w:rPr>
          <w:rFonts w:ascii="Times New Roman" w:eastAsiaTheme="minorEastAsia" w:hAnsi="Times New Roman" w:cs="Times New Roman"/>
          <w:color w:val="374151"/>
          <w:sz w:val="24"/>
          <w:szCs w:val="24"/>
        </w:rPr>
        <w:t>SKlearn.model_selection</w:t>
      </w:r>
      <w:proofErr w:type="spellEnd"/>
      <w:r w:rsidRPr="006B6430">
        <w:rPr>
          <w:rFonts w:ascii="Times New Roman" w:eastAsiaTheme="minorEastAsia" w:hAnsi="Times New Roman" w:cs="Times New Roman"/>
          <w:color w:val="374151"/>
          <w:sz w:val="24"/>
          <w:szCs w:val="24"/>
        </w:rPr>
        <w:t xml:space="preserve">. The parameters used are penalty: l1, </w:t>
      </w:r>
      <w:r w:rsidRPr="006B6430">
        <w:rPr>
          <w:rFonts w:ascii="Times New Roman" w:eastAsiaTheme="minorEastAsia" w:hAnsi="Times New Roman" w:cs="Times New Roman"/>
          <w:color w:val="374151"/>
          <w:sz w:val="24"/>
          <w:szCs w:val="24"/>
        </w:rPr>
        <w:lastRenderedPageBreak/>
        <w:t xml:space="preserve">solver: </w:t>
      </w:r>
      <w:proofErr w:type="spellStart"/>
      <w:r w:rsidRPr="006B6430">
        <w:rPr>
          <w:rFonts w:ascii="Times New Roman" w:eastAsiaTheme="minorEastAsia" w:hAnsi="Times New Roman" w:cs="Times New Roman"/>
          <w:color w:val="374151"/>
          <w:sz w:val="24"/>
          <w:szCs w:val="24"/>
        </w:rPr>
        <w:t>Liblinear</w:t>
      </w:r>
      <w:proofErr w:type="spellEnd"/>
      <w:r w:rsidRPr="006B6430">
        <w:rPr>
          <w:rFonts w:ascii="Times New Roman" w:eastAsiaTheme="minorEastAsia" w:hAnsi="Times New Roman" w:cs="Times New Roman"/>
          <w:color w:val="374151"/>
          <w:sz w:val="24"/>
          <w:szCs w:val="24"/>
        </w:rPr>
        <w:t xml:space="preserve">, CV:5, and </w:t>
      </w:r>
      <w:proofErr w:type="spellStart"/>
      <w:r w:rsidRPr="006B6430">
        <w:rPr>
          <w:rFonts w:ascii="Times New Roman" w:eastAsiaTheme="minorEastAsia" w:hAnsi="Times New Roman" w:cs="Times New Roman"/>
          <w:color w:val="374151"/>
          <w:sz w:val="24"/>
          <w:szCs w:val="24"/>
        </w:rPr>
        <w:t>Random_state</w:t>
      </w:r>
      <w:proofErr w:type="spellEnd"/>
      <w:r w:rsidRPr="006B6430">
        <w:rPr>
          <w:rFonts w:ascii="Times New Roman" w:eastAsiaTheme="minorEastAsia" w:hAnsi="Times New Roman" w:cs="Times New Roman"/>
          <w:color w:val="374151"/>
          <w:sz w:val="24"/>
          <w:szCs w:val="24"/>
        </w:rPr>
        <w:t>=0. Below are the performance statistics for our logistic regression</w:t>
      </w:r>
    </w:p>
    <w:p w14:paraId="1C2E0255" w14:textId="2DA27A52" w:rsidR="4FD80228" w:rsidRPr="006B6430" w:rsidRDefault="4FD80228" w:rsidP="006B6430">
      <w:pPr>
        <w:spacing w:line="480" w:lineRule="auto"/>
        <w:rPr>
          <w:rFonts w:ascii="Times New Roman" w:eastAsiaTheme="minorEastAsia" w:hAnsi="Times New Roman" w:cs="Times New Roman"/>
          <w:b/>
          <w:bCs/>
          <w:color w:val="374151"/>
          <w:sz w:val="24"/>
          <w:szCs w:val="24"/>
        </w:rPr>
      </w:pPr>
      <w:bookmarkStart w:id="65" w:name="_Toc1132877771"/>
      <w:r w:rsidRPr="006B6430">
        <w:rPr>
          <w:rFonts w:ascii="Times New Roman" w:hAnsi="Times New Roman" w:cs="Times New Roman"/>
          <w:b/>
          <w:bCs/>
          <w:sz w:val="24"/>
          <w:szCs w:val="24"/>
        </w:rPr>
        <w:t xml:space="preserve">Model </w:t>
      </w:r>
      <w:r w:rsidR="00B0480A" w:rsidRPr="006B6430">
        <w:rPr>
          <w:rFonts w:ascii="Times New Roman" w:hAnsi="Times New Roman" w:cs="Times New Roman"/>
          <w:b/>
          <w:bCs/>
          <w:sz w:val="24"/>
          <w:szCs w:val="24"/>
        </w:rPr>
        <w:t>Metrics</w:t>
      </w:r>
      <w:r w:rsidRPr="006B6430">
        <w:rPr>
          <w:rFonts w:ascii="Times New Roman" w:hAnsi="Times New Roman" w:cs="Times New Roman"/>
          <w:b/>
          <w:bCs/>
          <w:sz w:val="24"/>
          <w:szCs w:val="24"/>
        </w:rPr>
        <w:t xml:space="preserve"> for Logistic Regression</w:t>
      </w:r>
      <w:bookmarkEnd w:id="65"/>
    </w:p>
    <w:p w14:paraId="487CAFE4" w14:textId="04B846DA" w:rsidR="7E563E32" w:rsidRPr="006B6430" w:rsidRDefault="00DF3DA3"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b/>
          <w:bCs/>
          <w:color w:val="374151"/>
          <w:sz w:val="24"/>
          <w:szCs w:val="24"/>
        </w:rPr>
        <w:t>The accuracy score</w:t>
      </w:r>
      <w:r w:rsidR="007B1928" w:rsidRPr="006B6430">
        <w:rPr>
          <w:rFonts w:ascii="Times New Roman" w:eastAsiaTheme="minorEastAsia" w:hAnsi="Times New Roman" w:cs="Times New Roman"/>
          <w:color w:val="374151"/>
          <w:sz w:val="24"/>
          <w:szCs w:val="24"/>
        </w:rPr>
        <w:t>:</w:t>
      </w:r>
      <w:r w:rsidR="007B1928" w:rsidRPr="006B6430">
        <w:rPr>
          <w:rFonts w:ascii="Times New Roman" w:eastAsiaTheme="minorEastAsia" w:hAnsi="Times New Roman" w:cs="Times New Roman"/>
          <w:b/>
          <w:color w:val="374151"/>
          <w:sz w:val="24"/>
          <w:szCs w:val="24"/>
        </w:rPr>
        <w:t xml:space="preserve"> </w:t>
      </w:r>
      <w:r w:rsidR="00E83DCD" w:rsidRPr="006B6430">
        <w:rPr>
          <w:rFonts w:ascii="Times New Roman" w:eastAsiaTheme="minorEastAsia" w:hAnsi="Times New Roman" w:cs="Times New Roman"/>
          <w:b/>
          <w:color w:val="374151"/>
          <w:sz w:val="24"/>
          <w:szCs w:val="24"/>
        </w:rPr>
        <w:t>81.5</w:t>
      </w:r>
      <w:r w:rsidR="00201216" w:rsidRPr="006B6430">
        <w:rPr>
          <w:rFonts w:ascii="Times New Roman" w:eastAsiaTheme="minorEastAsia" w:hAnsi="Times New Roman" w:cs="Times New Roman"/>
          <w:b/>
          <w:color w:val="374151"/>
          <w:sz w:val="24"/>
          <w:szCs w:val="24"/>
        </w:rPr>
        <w:t>1%</w:t>
      </w:r>
    </w:p>
    <w:p w14:paraId="2B04BD8B" w14:textId="663C2B72" w:rsidR="00DF3DA3" w:rsidRPr="006B6430" w:rsidRDefault="00DF3DA3"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b/>
          <w:bCs/>
          <w:color w:val="374151"/>
          <w:sz w:val="24"/>
          <w:szCs w:val="24"/>
        </w:rPr>
        <w:t>Precision Score:</w:t>
      </w:r>
      <w:r w:rsidRPr="006B6430">
        <w:rPr>
          <w:rFonts w:ascii="Times New Roman" w:eastAsiaTheme="minorEastAsia" w:hAnsi="Times New Roman" w:cs="Times New Roman"/>
          <w:color w:val="374151"/>
          <w:sz w:val="24"/>
          <w:szCs w:val="24"/>
        </w:rPr>
        <w:t xml:space="preserve"> 8</w:t>
      </w:r>
      <w:r w:rsidR="00FE1DD6" w:rsidRPr="006B6430">
        <w:rPr>
          <w:rFonts w:ascii="Times New Roman" w:eastAsiaTheme="minorEastAsia" w:hAnsi="Times New Roman" w:cs="Times New Roman"/>
          <w:color w:val="374151"/>
          <w:sz w:val="24"/>
          <w:szCs w:val="24"/>
        </w:rPr>
        <w:t>1</w:t>
      </w:r>
      <w:r w:rsidRPr="006B6430">
        <w:rPr>
          <w:rFonts w:ascii="Times New Roman" w:eastAsiaTheme="minorEastAsia" w:hAnsi="Times New Roman" w:cs="Times New Roman"/>
          <w:color w:val="374151"/>
          <w:sz w:val="24"/>
          <w:szCs w:val="24"/>
        </w:rPr>
        <w:t>.</w:t>
      </w:r>
      <w:r w:rsidR="00FE1DD6" w:rsidRPr="006B6430">
        <w:rPr>
          <w:rFonts w:ascii="Times New Roman" w:eastAsiaTheme="minorEastAsia" w:hAnsi="Times New Roman" w:cs="Times New Roman"/>
          <w:color w:val="374151"/>
          <w:sz w:val="24"/>
          <w:szCs w:val="24"/>
        </w:rPr>
        <w:t>51</w:t>
      </w:r>
      <w:r w:rsidRPr="006B6430">
        <w:rPr>
          <w:rFonts w:ascii="Times New Roman" w:eastAsiaTheme="minorEastAsia" w:hAnsi="Times New Roman" w:cs="Times New Roman"/>
          <w:color w:val="374151"/>
          <w:sz w:val="24"/>
          <w:szCs w:val="24"/>
        </w:rPr>
        <w:t xml:space="preserve">% </w:t>
      </w:r>
    </w:p>
    <w:p w14:paraId="6FE85097" w14:textId="44513746" w:rsidR="00DF3DA3" w:rsidRPr="006B6430" w:rsidRDefault="00DF3DA3"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b/>
          <w:bCs/>
          <w:color w:val="374151"/>
          <w:sz w:val="24"/>
          <w:szCs w:val="24"/>
        </w:rPr>
        <w:t>The Jaccard score</w:t>
      </w:r>
      <w:r w:rsidR="007B1928" w:rsidRPr="006B6430">
        <w:rPr>
          <w:rFonts w:ascii="Times New Roman" w:eastAsiaTheme="minorEastAsia" w:hAnsi="Times New Roman" w:cs="Times New Roman"/>
          <w:color w:val="374151"/>
          <w:sz w:val="24"/>
          <w:szCs w:val="24"/>
        </w:rPr>
        <w:t xml:space="preserve">: </w:t>
      </w:r>
      <w:r w:rsidRPr="006B6430">
        <w:rPr>
          <w:rFonts w:ascii="Times New Roman" w:eastAsiaTheme="minorEastAsia" w:hAnsi="Times New Roman" w:cs="Times New Roman"/>
          <w:color w:val="374151"/>
          <w:sz w:val="24"/>
          <w:szCs w:val="24"/>
        </w:rPr>
        <w:t>0.</w:t>
      </w:r>
      <w:r w:rsidR="00FE1DD6" w:rsidRPr="006B6430">
        <w:rPr>
          <w:rFonts w:ascii="Times New Roman" w:eastAsiaTheme="minorEastAsia" w:hAnsi="Times New Roman" w:cs="Times New Roman"/>
          <w:color w:val="374151"/>
          <w:sz w:val="24"/>
          <w:szCs w:val="24"/>
        </w:rPr>
        <w:t>6</w:t>
      </w:r>
      <w:r w:rsidRPr="006B6430">
        <w:rPr>
          <w:rFonts w:ascii="Times New Roman" w:eastAsiaTheme="minorEastAsia" w:hAnsi="Times New Roman" w:cs="Times New Roman"/>
          <w:color w:val="374151"/>
          <w:sz w:val="24"/>
          <w:szCs w:val="24"/>
        </w:rPr>
        <w:t>8</w:t>
      </w:r>
    </w:p>
    <w:p w14:paraId="3E689B8E" w14:textId="6DED7759" w:rsidR="00DF3DA3" w:rsidRPr="006B6430" w:rsidRDefault="4FD80228" w:rsidP="006B6430">
      <w:pPr>
        <w:spacing w:line="480" w:lineRule="auto"/>
        <w:jc w:val="both"/>
        <w:rPr>
          <w:rFonts w:ascii="Times New Roman" w:eastAsia="Calibri" w:hAnsi="Times New Roman" w:cs="Times New Roman"/>
          <w:b/>
          <w:bCs/>
          <w:color w:val="374151"/>
          <w:sz w:val="24"/>
          <w:szCs w:val="24"/>
        </w:rPr>
      </w:pPr>
      <w:r w:rsidRPr="006B6430">
        <w:rPr>
          <w:rFonts w:ascii="Times New Roman" w:eastAsia="Times New Roman" w:hAnsi="Times New Roman" w:cs="Times New Roman"/>
          <w:b/>
          <w:bCs/>
          <w:sz w:val="24"/>
          <w:szCs w:val="24"/>
        </w:rPr>
        <w:t>The recall score: 81.51%</w:t>
      </w:r>
      <w:r w:rsidRPr="006B6430">
        <w:rPr>
          <w:rFonts w:ascii="Times New Roman" w:hAnsi="Times New Roman" w:cs="Times New Roman"/>
          <w:b/>
          <w:bCs/>
          <w:sz w:val="24"/>
          <w:szCs w:val="24"/>
        </w:rPr>
        <w:t>.</w:t>
      </w:r>
    </w:p>
    <w:p w14:paraId="4E24633D" w14:textId="6D9D1DB0" w:rsidR="00DF3DA3" w:rsidRPr="006B6430" w:rsidRDefault="00DF3DA3"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b/>
          <w:bCs/>
          <w:color w:val="374151"/>
          <w:sz w:val="24"/>
          <w:szCs w:val="24"/>
        </w:rPr>
        <w:t>FI Score</w:t>
      </w:r>
      <w:r w:rsidR="006A67CA" w:rsidRPr="006B6430">
        <w:rPr>
          <w:rFonts w:ascii="Times New Roman" w:eastAsiaTheme="minorEastAsia" w:hAnsi="Times New Roman" w:cs="Times New Roman"/>
          <w:color w:val="374151"/>
          <w:sz w:val="24"/>
          <w:szCs w:val="24"/>
        </w:rPr>
        <w:t>:</w:t>
      </w:r>
      <w:r w:rsidRPr="006B6430">
        <w:rPr>
          <w:rFonts w:ascii="Times New Roman" w:eastAsiaTheme="minorEastAsia" w:hAnsi="Times New Roman" w:cs="Times New Roman"/>
          <w:color w:val="374151"/>
          <w:sz w:val="24"/>
          <w:szCs w:val="24"/>
        </w:rPr>
        <w:t xml:space="preserve"> 8</w:t>
      </w:r>
      <w:r w:rsidR="00FE1DD6" w:rsidRPr="006B6430">
        <w:rPr>
          <w:rFonts w:ascii="Times New Roman" w:eastAsiaTheme="minorEastAsia" w:hAnsi="Times New Roman" w:cs="Times New Roman"/>
          <w:color w:val="374151"/>
          <w:sz w:val="24"/>
          <w:szCs w:val="24"/>
        </w:rPr>
        <w:t>1</w:t>
      </w:r>
      <w:r w:rsidRPr="006B6430">
        <w:rPr>
          <w:rFonts w:ascii="Times New Roman" w:eastAsiaTheme="minorEastAsia" w:hAnsi="Times New Roman" w:cs="Times New Roman"/>
          <w:color w:val="374151"/>
          <w:sz w:val="24"/>
          <w:szCs w:val="24"/>
        </w:rPr>
        <w:t>.</w:t>
      </w:r>
      <w:r w:rsidR="00FE1DD6" w:rsidRPr="006B6430">
        <w:rPr>
          <w:rFonts w:ascii="Times New Roman" w:eastAsiaTheme="minorEastAsia" w:hAnsi="Times New Roman" w:cs="Times New Roman"/>
          <w:color w:val="374151"/>
          <w:sz w:val="24"/>
          <w:szCs w:val="24"/>
        </w:rPr>
        <w:t>51</w:t>
      </w:r>
      <w:r w:rsidRPr="006B6430">
        <w:rPr>
          <w:rFonts w:ascii="Times New Roman" w:eastAsiaTheme="minorEastAsia" w:hAnsi="Times New Roman" w:cs="Times New Roman"/>
          <w:color w:val="374151"/>
          <w:sz w:val="24"/>
          <w:szCs w:val="24"/>
        </w:rPr>
        <w:t xml:space="preserve">%. </w:t>
      </w:r>
    </w:p>
    <w:p w14:paraId="5F871CBD" w14:textId="239FAF99" w:rsidR="657F1942" w:rsidRPr="00C44BAE" w:rsidRDefault="00DF3DA3"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b/>
          <w:bCs/>
          <w:color w:val="374151"/>
          <w:sz w:val="24"/>
          <w:szCs w:val="24"/>
        </w:rPr>
        <w:t>Receiver Operator Characteristics (ROC) or Area Under Curve (AUC</w:t>
      </w:r>
      <w:r w:rsidR="00323E0C" w:rsidRPr="00C44BAE">
        <w:rPr>
          <w:rFonts w:ascii="Times New Roman" w:eastAsiaTheme="minorEastAsia" w:hAnsi="Times New Roman" w:cs="Times New Roman"/>
          <w:b/>
          <w:bCs/>
          <w:color w:val="374151"/>
          <w:sz w:val="24"/>
          <w:szCs w:val="24"/>
        </w:rPr>
        <w:t>)</w:t>
      </w:r>
      <w:r w:rsidR="006A67CA" w:rsidRPr="00C44BAE">
        <w:rPr>
          <w:rFonts w:ascii="Times New Roman" w:eastAsiaTheme="minorEastAsia" w:hAnsi="Times New Roman" w:cs="Times New Roman"/>
          <w:b/>
          <w:bCs/>
          <w:color w:val="374151"/>
          <w:sz w:val="24"/>
          <w:szCs w:val="24"/>
        </w:rPr>
        <w:t>:</w:t>
      </w:r>
      <w:r w:rsidRPr="00C44BAE">
        <w:rPr>
          <w:rFonts w:ascii="Times New Roman" w:eastAsiaTheme="minorEastAsia" w:hAnsi="Times New Roman" w:cs="Times New Roman"/>
          <w:color w:val="374151"/>
          <w:sz w:val="24"/>
          <w:szCs w:val="24"/>
        </w:rPr>
        <w:t xml:space="preserve"> 78%. </w:t>
      </w:r>
    </w:p>
    <w:p w14:paraId="3F483752" w14:textId="3CBA940E" w:rsidR="00C50CA3" w:rsidRPr="00C44BAE" w:rsidRDefault="00C50CA3"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18</w:t>
      </w:r>
      <w:r w:rsidRPr="00C44BAE">
        <w:rPr>
          <w:rFonts w:ascii="Times New Roman" w:hAnsi="Times New Roman" w:cs="Times New Roman"/>
        </w:rPr>
        <w:fldChar w:fldCharType="end"/>
      </w:r>
      <w:r w:rsidRPr="00C44BAE">
        <w:rPr>
          <w:rFonts w:ascii="Times New Roman" w:hAnsi="Times New Roman" w:cs="Times New Roman"/>
        </w:rPr>
        <w:t xml:space="preserve">: </w:t>
      </w:r>
      <w:r w:rsidRPr="00C44BAE">
        <w:rPr>
          <w:rFonts w:ascii="Times New Roman" w:hAnsi="Times New Roman" w:cs="Times New Roman"/>
          <w:b/>
          <w:bCs/>
        </w:rPr>
        <w:t>Logistic Regression Performance Statistics</w:t>
      </w:r>
    </w:p>
    <w:p w14:paraId="67B91BC7" w14:textId="40204032" w:rsidR="00066D01" w:rsidRPr="00C44BAE" w:rsidRDefault="17EC6DDF" w:rsidP="004D3B77">
      <w:pPr>
        <w:spacing w:line="480" w:lineRule="auto"/>
        <w:jc w:val="both"/>
        <w:rPr>
          <w:rFonts w:ascii="Times New Roman" w:hAnsi="Times New Roman" w:cs="Times New Roman"/>
        </w:rPr>
      </w:pPr>
      <w:r w:rsidRPr="00C44BAE">
        <w:rPr>
          <w:rFonts w:ascii="Times New Roman" w:hAnsi="Times New Roman" w:cs="Times New Roman"/>
          <w:noProof/>
        </w:rPr>
        <w:drawing>
          <wp:inline distT="0" distB="0" distL="0" distR="0" wp14:anchorId="28551D6B" wp14:editId="71261EC3">
            <wp:extent cx="4572000" cy="990600"/>
            <wp:effectExtent l="0" t="0" r="0" b="0"/>
            <wp:docPr id="61927479" name="Picture 61927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927479"/>
                    <pic:cNvPicPr/>
                  </pic:nvPicPr>
                  <pic:blipFill>
                    <a:blip r:embed="rId26">
                      <a:extLst>
                        <a:ext uri="{28A0092B-C50C-407E-A947-70E740481C1C}">
                          <a14:useLocalDpi xmlns:a14="http://schemas.microsoft.com/office/drawing/2010/main" val="0"/>
                        </a:ext>
                      </a:extLst>
                    </a:blip>
                    <a:stretch>
                      <a:fillRect/>
                    </a:stretch>
                  </pic:blipFill>
                  <pic:spPr>
                    <a:xfrm>
                      <a:off x="0" y="0"/>
                      <a:ext cx="4572000" cy="990600"/>
                    </a:xfrm>
                    <a:prstGeom prst="rect">
                      <a:avLst/>
                    </a:prstGeom>
                  </pic:spPr>
                </pic:pic>
              </a:graphicData>
            </a:graphic>
          </wp:inline>
        </w:drawing>
      </w:r>
    </w:p>
    <w:p w14:paraId="1C394552" w14:textId="71E1A471" w:rsidR="00066D01" w:rsidRPr="00C44BAE" w:rsidRDefault="00066D01"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lastRenderedPageBreak/>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19</w:t>
      </w:r>
      <w:r w:rsidRPr="00C44BAE">
        <w:rPr>
          <w:rFonts w:ascii="Times New Roman" w:hAnsi="Times New Roman" w:cs="Times New Roman"/>
        </w:rPr>
        <w:fldChar w:fldCharType="end"/>
      </w:r>
      <w:r w:rsidRPr="00C44BAE">
        <w:rPr>
          <w:rFonts w:ascii="Times New Roman" w:hAnsi="Times New Roman" w:cs="Times New Roman"/>
        </w:rPr>
        <w:t xml:space="preserve">: </w:t>
      </w:r>
      <w:r w:rsidRPr="00C44BAE">
        <w:rPr>
          <w:rFonts w:ascii="Times New Roman" w:hAnsi="Times New Roman" w:cs="Times New Roman"/>
          <w:b/>
          <w:bCs/>
        </w:rPr>
        <w:t>Logistic Regression Confusion Metrics</w:t>
      </w:r>
    </w:p>
    <w:p w14:paraId="73A80855" w14:textId="304BA02C" w:rsidR="38F2174A" w:rsidRPr="004D3B77" w:rsidRDefault="316F9B51" w:rsidP="004D3B77">
      <w:pPr>
        <w:spacing w:line="480" w:lineRule="auto"/>
        <w:jc w:val="both"/>
        <w:rPr>
          <w:rFonts w:ascii="Times New Roman" w:eastAsiaTheme="minorEastAsia" w:hAnsi="Times New Roman" w:cs="Times New Roman"/>
          <w:color w:val="374151"/>
          <w:sz w:val="24"/>
          <w:szCs w:val="24"/>
        </w:rPr>
      </w:pPr>
      <w:r w:rsidRPr="00C44BAE">
        <w:rPr>
          <w:rFonts w:ascii="Times New Roman" w:hAnsi="Times New Roman" w:cs="Times New Roman"/>
          <w:noProof/>
        </w:rPr>
        <w:drawing>
          <wp:inline distT="0" distB="0" distL="0" distR="0" wp14:anchorId="27CFFEEA" wp14:editId="78AF22E5">
            <wp:extent cx="4572000" cy="2352675"/>
            <wp:effectExtent l="0" t="0" r="0" b="0"/>
            <wp:docPr id="269741484" name="Picture 269741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2352675"/>
                    </a:xfrm>
                    <a:prstGeom prst="rect">
                      <a:avLst/>
                    </a:prstGeom>
                  </pic:spPr>
                </pic:pic>
              </a:graphicData>
            </a:graphic>
          </wp:inline>
        </w:drawing>
      </w:r>
    </w:p>
    <w:p w14:paraId="73DA2F6C" w14:textId="6CBAA70E" w:rsidR="003F6E18" w:rsidRPr="00C44BAE" w:rsidRDefault="4FD80228" w:rsidP="006B6430">
      <w:pPr>
        <w:pStyle w:val="Heading1"/>
        <w:spacing w:line="480" w:lineRule="auto"/>
        <w:jc w:val="both"/>
        <w:rPr>
          <w:rFonts w:ascii="Times New Roman" w:eastAsiaTheme="minorEastAsia" w:hAnsi="Times New Roman" w:cs="Times New Roman"/>
          <w:b/>
          <w:bCs/>
          <w:color w:val="374151"/>
          <w:sz w:val="24"/>
          <w:szCs w:val="24"/>
        </w:rPr>
      </w:pPr>
      <w:bookmarkStart w:id="66" w:name="_Toc1631707995"/>
      <w:bookmarkStart w:id="67" w:name="_Toc143455011"/>
      <w:r w:rsidRPr="00C44BAE">
        <w:rPr>
          <w:rFonts w:ascii="Times New Roman" w:hAnsi="Times New Roman" w:cs="Times New Roman"/>
        </w:rPr>
        <w:t>Neural Networks.</w:t>
      </w:r>
      <w:bookmarkEnd w:id="66"/>
      <w:bookmarkEnd w:id="67"/>
    </w:p>
    <w:p w14:paraId="761C4818" w14:textId="3606B41C" w:rsidR="00210C94" w:rsidRPr="006B6430" w:rsidRDefault="00814FCE"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 xml:space="preserve">For Neural Networks, </w:t>
      </w:r>
      <w:r w:rsidR="00E42703" w:rsidRPr="006B6430">
        <w:rPr>
          <w:rFonts w:ascii="Times New Roman" w:eastAsiaTheme="minorEastAsia" w:hAnsi="Times New Roman" w:cs="Times New Roman"/>
          <w:color w:val="374151"/>
          <w:sz w:val="24"/>
          <w:szCs w:val="24"/>
        </w:rPr>
        <w:t>our</w:t>
      </w:r>
      <w:r w:rsidR="00F90779" w:rsidRPr="006B6430">
        <w:rPr>
          <w:rFonts w:ascii="Times New Roman" w:eastAsiaTheme="minorEastAsia" w:hAnsi="Times New Roman" w:cs="Times New Roman"/>
          <w:color w:val="374151"/>
          <w:sz w:val="24"/>
          <w:szCs w:val="24"/>
        </w:rPr>
        <w:t xml:space="preserve"> </w:t>
      </w:r>
      <w:r w:rsidR="006C356C" w:rsidRPr="006B6430">
        <w:rPr>
          <w:rFonts w:ascii="Times New Roman" w:eastAsiaTheme="minorEastAsia" w:hAnsi="Times New Roman" w:cs="Times New Roman"/>
          <w:color w:val="374151"/>
          <w:sz w:val="24"/>
          <w:szCs w:val="24"/>
        </w:rPr>
        <w:t>hyperparameters</w:t>
      </w:r>
      <w:r w:rsidR="00E42703" w:rsidRPr="006B6430">
        <w:rPr>
          <w:rFonts w:ascii="Times New Roman" w:eastAsiaTheme="minorEastAsia" w:hAnsi="Times New Roman" w:cs="Times New Roman"/>
          <w:color w:val="374151"/>
          <w:sz w:val="24"/>
          <w:szCs w:val="24"/>
        </w:rPr>
        <w:t xml:space="preserve"> </w:t>
      </w:r>
      <w:r w:rsidR="00210C94" w:rsidRPr="006B6430">
        <w:rPr>
          <w:rFonts w:ascii="Times New Roman" w:eastAsiaTheme="minorEastAsia" w:hAnsi="Times New Roman" w:cs="Times New Roman"/>
          <w:color w:val="374151"/>
          <w:sz w:val="24"/>
          <w:szCs w:val="24"/>
        </w:rPr>
        <w:t xml:space="preserve">are </w:t>
      </w:r>
      <w:proofErr w:type="spellStart"/>
      <w:r w:rsidR="00126BD0" w:rsidRPr="006B6430">
        <w:rPr>
          <w:rFonts w:ascii="Times New Roman" w:eastAsiaTheme="minorEastAsia" w:hAnsi="Times New Roman" w:cs="Times New Roman"/>
          <w:color w:val="374151"/>
          <w:sz w:val="24"/>
          <w:szCs w:val="24"/>
        </w:rPr>
        <w:t>M</w:t>
      </w:r>
      <w:r w:rsidR="00555ADA" w:rsidRPr="006B6430">
        <w:rPr>
          <w:rFonts w:ascii="Times New Roman" w:eastAsiaTheme="minorEastAsia" w:hAnsi="Times New Roman" w:cs="Times New Roman"/>
          <w:color w:val="374151"/>
          <w:sz w:val="24"/>
          <w:szCs w:val="24"/>
        </w:rPr>
        <w:t>L</w:t>
      </w:r>
      <w:r w:rsidR="006C356C" w:rsidRPr="006B6430">
        <w:rPr>
          <w:rFonts w:ascii="Times New Roman" w:eastAsiaTheme="minorEastAsia" w:hAnsi="Times New Roman" w:cs="Times New Roman"/>
          <w:color w:val="374151"/>
          <w:sz w:val="24"/>
          <w:szCs w:val="24"/>
        </w:rPr>
        <w:t>P</w:t>
      </w:r>
      <w:r w:rsidR="00820336" w:rsidRPr="006B6430">
        <w:rPr>
          <w:rFonts w:ascii="Times New Roman" w:eastAsiaTheme="minorEastAsia" w:hAnsi="Times New Roman" w:cs="Times New Roman"/>
          <w:color w:val="374151"/>
          <w:sz w:val="24"/>
          <w:szCs w:val="24"/>
        </w:rPr>
        <w:t>Classifier</w:t>
      </w:r>
      <w:proofErr w:type="spellEnd"/>
      <w:r w:rsidR="00210C94" w:rsidRPr="006B6430">
        <w:rPr>
          <w:rFonts w:ascii="Times New Roman" w:eastAsiaTheme="minorEastAsia" w:hAnsi="Times New Roman" w:cs="Times New Roman"/>
          <w:color w:val="374151"/>
          <w:sz w:val="24"/>
          <w:szCs w:val="24"/>
        </w:rPr>
        <w:t xml:space="preserve"> as</w:t>
      </w:r>
      <w:r w:rsidR="00A47742" w:rsidRPr="006B6430">
        <w:rPr>
          <w:rFonts w:ascii="Times New Roman" w:eastAsiaTheme="minorEastAsia" w:hAnsi="Times New Roman" w:cs="Times New Roman"/>
          <w:color w:val="374151"/>
          <w:sz w:val="24"/>
          <w:szCs w:val="24"/>
        </w:rPr>
        <w:t xml:space="preserve"> follows</w:t>
      </w:r>
      <w:r w:rsidR="00210C94" w:rsidRPr="006B6430">
        <w:rPr>
          <w:rFonts w:ascii="Times New Roman" w:eastAsiaTheme="minorEastAsia" w:hAnsi="Times New Roman" w:cs="Times New Roman"/>
          <w:color w:val="374151"/>
          <w:sz w:val="24"/>
          <w:szCs w:val="24"/>
        </w:rPr>
        <w:t>.</w:t>
      </w:r>
    </w:p>
    <w:p w14:paraId="2D97456D" w14:textId="41CD2549" w:rsidR="00A47742" w:rsidRPr="006B6430" w:rsidRDefault="0051171A" w:rsidP="006B6430">
      <w:pPr>
        <w:pStyle w:val="ListParagraph"/>
        <w:numPr>
          <w:ilvl w:val="0"/>
          <w:numId w:val="6"/>
        </w:num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Activation</w:t>
      </w:r>
      <w:r w:rsidR="00B33963" w:rsidRPr="006B6430">
        <w:rPr>
          <w:rFonts w:ascii="Times New Roman" w:eastAsiaTheme="minorEastAsia" w:hAnsi="Times New Roman" w:cs="Times New Roman"/>
          <w:color w:val="374151"/>
          <w:sz w:val="24"/>
          <w:szCs w:val="24"/>
        </w:rPr>
        <w:t xml:space="preserve"> =</w:t>
      </w:r>
      <w:r w:rsidRPr="006B6430">
        <w:rPr>
          <w:rFonts w:ascii="Times New Roman" w:eastAsiaTheme="minorEastAsia" w:hAnsi="Times New Roman" w:cs="Times New Roman"/>
          <w:color w:val="374151"/>
          <w:sz w:val="24"/>
          <w:szCs w:val="24"/>
        </w:rPr>
        <w:t xml:space="preserve"> </w:t>
      </w:r>
      <w:r w:rsidR="00937A3F" w:rsidRPr="006B6430">
        <w:rPr>
          <w:rFonts w:ascii="Times New Roman" w:eastAsiaTheme="minorEastAsia" w:hAnsi="Times New Roman" w:cs="Times New Roman"/>
          <w:color w:val="374151"/>
          <w:sz w:val="24"/>
          <w:szCs w:val="24"/>
        </w:rPr>
        <w:t>l</w:t>
      </w:r>
      <w:r w:rsidR="00C84A67" w:rsidRPr="006B6430">
        <w:rPr>
          <w:rFonts w:ascii="Times New Roman" w:eastAsiaTheme="minorEastAsia" w:hAnsi="Times New Roman" w:cs="Times New Roman"/>
          <w:color w:val="374151"/>
          <w:sz w:val="24"/>
          <w:szCs w:val="24"/>
        </w:rPr>
        <w:t>ogistic</w:t>
      </w:r>
    </w:p>
    <w:p w14:paraId="326EDCD6" w14:textId="294CF1C6" w:rsidR="00937A3F" w:rsidRPr="006B6430" w:rsidRDefault="00937A3F" w:rsidP="006B6430">
      <w:pPr>
        <w:pStyle w:val="ListParagraph"/>
        <w:numPr>
          <w:ilvl w:val="0"/>
          <w:numId w:val="6"/>
        </w:numPr>
        <w:spacing w:line="480" w:lineRule="auto"/>
        <w:jc w:val="both"/>
        <w:rPr>
          <w:rFonts w:ascii="Times New Roman" w:eastAsiaTheme="minorEastAsia" w:hAnsi="Times New Roman" w:cs="Times New Roman"/>
          <w:color w:val="374151"/>
          <w:sz w:val="24"/>
          <w:szCs w:val="24"/>
        </w:rPr>
      </w:pPr>
      <w:proofErr w:type="spellStart"/>
      <w:r w:rsidRPr="006B6430">
        <w:rPr>
          <w:rFonts w:ascii="Times New Roman" w:eastAsiaTheme="minorEastAsia" w:hAnsi="Times New Roman" w:cs="Times New Roman"/>
          <w:color w:val="374151"/>
          <w:sz w:val="24"/>
          <w:szCs w:val="24"/>
        </w:rPr>
        <w:t>Hidden</w:t>
      </w:r>
      <w:r w:rsidR="00B33963" w:rsidRPr="006B6430">
        <w:rPr>
          <w:rFonts w:ascii="Times New Roman" w:eastAsiaTheme="minorEastAsia" w:hAnsi="Times New Roman" w:cs="Times New Roman"/>
          <w:color w:val="374151"/>
          <w:sz w:val="24"/>
          <w:szCs w:val="24"/>
        </w:rPr>
        <w:t>_</w:t>
      </w:r>
      <w:r w:rsidRPr="006B6430">
        <w:rPr>
          <w:rFonts w:ascii="Times New Roman" w:eastAsiaTheme="minorEastAsia" w:hAnsi="Times New Roman" w:cs="Times New Roman"/>
          <w:color w:val="374151"/>
          <w:sz w:val="24"/>
          <w:szCs w:val="24"/>
        </w:rPr>
        <w:t>layer</w:t>
      </w:r>
      <w:r w:rsidR="00B33963" w:rsidRPr="006B6430">
        <w:rPr>
          <w:rFonts w:ascii="Times New Roman" w:eastAsiaTheme="minorEastAsia" w:hAnsi="Times New Roman" w:cs="Times New Roman"/>
          <w:color w:val="374151"/>
          <w:sz w:val="24"/>
          <w:szCs w:val="24"/>
        </w:rPr>
        <w:t>_</w:t>
      </w:r>
      <w:r w:rsidRPr="006B6430">
        <w:rPr>
          <w:rFonts w:ascii="Times New Roman" w:eastAsiaTheme="minorEastAsia" w:hAnsi="Times New Roman" w:cs="Times New Roman"/>
          <w:color w:val="374151"/>
          <w:sz w:val="24"/>
          <w:szCs w:val="24"/>
        </w:rPr>
        <w:t>size</w:t>
      </w:r>
      <w:proofErr w:type="spellEnd"/>
      <w:r w:rsidR="00B33963" w:rsidRPr="006B6430">
        <w:rPr>
          <w:rFonts w:ascii="Times New Roman" w:eastAsiaTheme="minorEastAsia" w:hAnsi="Times New Roman" w:cs="Times New Roman"/>
          <w:color w:val="374151"/>
          <w:sz w:val="24"/>
          <w:szCs w:val="24"/>
        </w:rPr>
        <w:t xml:space="preserve"> = </w:t>
      </w:r>
      <w:r w:rsidR="008872BD" w:rsidRPr="006B6430">
        <w:rPr>
          <w:rFonts w:ascii="Times New Roman" w:eastAsiaTheme="minorEastAsia" w:hAnsi="Times New Roman" w:cs="Times New Roman"/>
          <w:color w:val="374151"/>
          <w:sz w:val="24"/>
          <w:szCs w:val="24"/>
        </w:rPr>
        <w:t>3</w:t>
      </w:r>
    </w:p>
    <w:p w14:paraId="59F38FF8" w14:textId="3E601BC8" w:rsidR="008872BD" w:rsidRPr="006B6430" w:rsidRDefault="00D726C1" w:rsidP="006B6430">
      <w:pPr>
        <w:pStyle w:val="ListParagraph"/>
        <w:numPr>
          <w:ilvl w:val="0"/>
          <w:numId w:val="6"/>
        </w:numPr>
        <w:spacing w:line="480" w:lineRule="auto"/>
        <w:jc w:val="both"/>
        <w:rPr>
          <w:rFonts w:ascii="Times New Roman" w:eastAsiaTheme="minorEastAsia" w:hAnsi="Times New Roman" w:cs="Times New Roman"/>
          <w:color w:val="374151"/>
          <w:sz w:val="24"/>
          <w:szCs w:val="24"/>
        </w:rPr>
      </w:pPr>
      <w:proofErr w:type="spellStart"/>
      <w:r w:rsidRPr="006B6430">
        <w:rPr>
          <w:rFonts w:ascii="Times New Roman" w:eastAsiaTheme="minorEastAsia" w:hAnsi="Times New Roman" w:cs="Times New Roman"/>
          <w:color w:val="374151"/>
          <w:sz w:val="24"/>
          <w:szCs w:val="24"/>
        </w:rPr>
        <w:t>Random_state</w:t>
      </w:r>
      <w:proofErr w:type="spellEnd"/>
      <w:r w:rsidR="00B33963" w:rsidRPr="006B6430">
        <w:rPr>
          <w:rFonts w:ascii="Times New Roman" w:eastAsiaTheme="minorEastAsia" w:hAnsi="Times New Roman" w:cs="Times New Roman"/>
          <w:color w:val="374151"/>
          <w:sz w:val="24"/>
          <w:szCs w:val="24"/>
        </w:rPr>
        <w:t xml:space="preserve"> = 0</w:t>
      </w:r>
    </w:p>
    <w:p w14:paraId="1904F9CD" w14:textId="11971029" w:rsidR="005115FD" w:rsidRPr="006B6430" w:rsidRDefault="005115FD" w:rsidP="006B6430">
      <w:pPr>
        <w:pStyle w:val="ListParagraph"/>
        <w:numPr>
          <w:ilvl w:val="0"/>
          <w:numId w:val="6"/>
        </w:num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 xml:space="preserve">Solver = </w:t>
      </w:r>
      <w:proofErr w:type="spellStart"/>
      <w:r w:rsidRPr="006B6430">
        <w:rPr>
          <w:rFonts w:ascii="Times New Roman" w:eastAsiaTheme="minorEastAsia" w:hAnsi="Times New Roman" w:cs="Times New Roman"/>
          <w:color w:val="374151"/>
          <w:sz w:val="24"/>
          <w:szCs w:val="24"/>
        </w:rPr>
        <w:t>lbfgs</w:t>
      </w:r>
      <w:proofErr w:type="spellEnd"/>
    </w:p>
    <w:p w14:paraId="4817C957" w14:textId="0BFB526F" w:rsidR="00D1047E" w:rsidRPr="006B6430" w:rsidRDefault="4FD80228" w:rsidP="006B6430">
      <w:pPr>
        <w:spacing w:line="480" w:lineRule="auto"/>
        <w:rPr>
          <w:rFonts w:ascii="Times New Roman" w:eastAsiaTheme="minorEastAsia" w:hAnsi="Times New Roman" w:cs="Times New Roman"/>
          <w:b/>
          <w:bCs/>
          <w:color w:val="374151"/>
          <w:sz w:val="24"/>
          <w:szCs w:val="24"/>
        </w:rPr>
      </w:pPr>
      <w:bookmarkStart w:id="68" w:name="_Toc1121483231"/>
      <w:r w:rsidRPr="006B6430">
        <w:rPr>
          <w:rFonts w:ascii="Times New Roman" w:hAnsi="Times New Roman" w:cs="Times New Roman"/>
          <w:b/>
          <w:bCs/>
          <w:sz w:val="24"/>
          <w:szCs w:val="24"/>
        </w:rPr>
        <w:t xml:space="preserve">Model Fit </w:t>
      </w:r>
      <w:r w:rsidR="00B0480A" w:rsidRPr="006B6430">
        <w:rPr>
          <w:rFonts w:ascii="Times New Roman" w:hAnsi="Times New Roman" w:cs="Times New Roman"/>
          <w:b/>
          <w:bCs/>
          <w:sz w:val="24"/>
          <w:szCs w:val="24"/>
        </w:rPr>
        <w:t>Statistics</w:t>
      </w:r>
      <w:r w:rsidRPr="006B6430">
        <w:rPr>
          <w:rFonts w:ascii="Times New Roman" w:hAnsi="Times New Roman" w:cs="Times New Roman"/>
          <w:b/>
          <w:bCs/>
          <w:sz w:val="24"/>
          <w:szCs w:val="24"/>
        </w:rPr>
        <w:t xml:space="preserve"> for Neural Networks</w:t>
      </w:r>
      <w:bookmarkEnd w:id="68"/>
    </w:p>
    <w:p w14:paraId="6FA52B8E" w14:textId="29DFBCA0" w:rsidR="005D24BE" w:rsidRPr="006B6430" w:rsidRDefault="00E422AF"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b/>
          <w:bCs/>
          <w:color w:val="374151"/>
          <w:sz w:val="24"/>
          <w:szCs w:val="24"/>
        </w:rPr>
        <w:t>T</w:t>
      </w:r>
      <w:r w:rsidR="005D24BE" w:rsidRPr="006B6430">
        <w:rPr>
          <w:rFonts w:ascii="Times New Roman" w:eastAsiaTheme="minorEastAsia" w:hAnsi="Times New Roman" w:cs="Times New Roman"/>
          <w:b/>
          <w:bCs/>
          <w:color w:val="374151"/>
          <w:sz w:val="24"/>
          <w:szCs w:val="24"/>
        </w:rPr>
        <w:t>he accuracy score</w:t>
      </w:r>
      <w:r w:rsidR="005D24BE" w:rsidRPr="006B6430">
        <w:rPr>
          <w:rFonts w:ascii="Times New Roman" w:eastAsiaTheme="minorEastAsia" w:hAnsi="Times New Roman" w:cs="Times New Roman"/>
          <w:color w:val="374151"/>
          <w:sz w:val="24"/>
          <w:szCs w:val="24"/>
        </w:rPr>
        <w:t>:</w:t>
      </w:r>
      <w:r w:rsidR="005D24BE" w:rsidRPr="006B6430">
        <w:rPr>
          <w:rFonts w:ascii="Times New Roman" w:eastAsiaTheme="minorEastAsia" w:hAnsi="Times New Roman" w:cs="Times New Roman"/>
          <w:b/>
          <w:color w:val="374151"/>
          <w:sz w:val="24"/>
          <w:szCs w:val="24"/>
        </w:rPr>
        <w:t xml:space="preserve"> </w:t>
      </w:r>
      <w:r w:rsidR="00943C9C" w:rsidRPr="006B6430">
        <w:rPr>
          <w:rFonts w:ascii="Times New Roman" w:eastAsiaTheme="minorEastAsia" w:hAnsi="Times New Roman" w:cs="Times New Roman"/>
          <w:b/>
          <w:color w:val="374151"/>
          <w:sz w:val="24"/>
          <w:szCs w:val="24"/>
        </w:rPr>
        <w:t>77.88</w:t>
      </w:r>
      <w:r w:rsidR="005D24BE" w:rsidRPr="006B6430">
        <w:rPr>
          <w:rFonts w:ascii="Times New Roman" w:eastAsiaTheme="minorEastAsia" w:hAnsi="Times New Roman" w:cs="Times New Roman"/>
          <w:b/>
          <w:color w:val="374151"/>
          <w:sz w:val="24"/>
          <w:szCs w:val="24"/>
        </w:rPr>
        <w:t>%</w:t>
      </w:r>
    </w:p>
    <w:p w14:paraId="2E84D75B" w14:textId="7FD762CE" w:rsidR="005D24BE" w:rsidRPr="006B6430" w:rsidRDefault="005D24BE"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b/>
          <w:bCs/>
          <w:color w:val="374151"/>
          <w:sz w:val="24"/>
          <w:szCs w:val="24"/>
        </w:rPr>
        <w:t>Precision Score:</w:t>
      </w:r>
      <w:r w:rsidRPr="006B6430">
        <w:rPr>
          <w:rFonts w:ascii="Times New Roman" w:eastAsiaTheme="minorEastAsia" w:hAnsi="Times New Roman" w:cs="Times New Roman"/>
          <w:color w:val="374151"/>
          <w:sz w:val="24"/>
          <w:szCs w:val="24"/>
        </w:rPr>
        <w:t xml:space="preserve"> </w:t>
      </w:r>
      <w:r w:rsidR="00CC5EB9" w:rsidRPr="006B6430">
        <w:rPr>
          <w:rFonts w:ascii="Times New Roman" w:eastAsiaTheme="minorEastAsia" w:hAnsi="Times New Roman" w:cs="Times New Roman"/>
          <w:b/>
          <w:color w:val="374151"/>
          <w:sz w:val="24"/>
          <w:szCs w:val="24"/>
        </w:rPr>
        <w:t>77.88</w:t>
      </w:r>
      <w:r w:rsidR="00DF3DA3" w:rsidRPr="006B6430">
        <w:rPr>
          <w:rFonts w:ascii="Times New Roman" w:eastAsiaTheme="minorEastAsia" w:hAnsi="Times New Roman" w:cs="Times New Roman"/>
          <w:b/>
          <w:color w:val="374151"/>
          <w:sz w:val="24"/>
          <w:szCs w:val="24"/>
        </w:rPr>
        <w:t>%</w:t>
      </w:r>
      <w:r w:rsidR="00DF3DA3" w:rsidRPr="006B6430">
        <w:rPr>
          <w:rFonts w:ascii="Times New Roman" w:eastAsiaTheme="minorEastAsia" w:hAnsi="Times New Roman" w:cs="Times New Roman"/>
          <w:color w:val="374151"/>
          <w:sz w:val="24"/>
          <w:szCs w:val="24"/>
        </w:rPr>
        <w:t xml:space="preserve"> </w:t>
      </w:r>
    </w:p>
    <w:p w14:paraId="39467FC5" w14:textId="644D7871" w:rsidR="005D24BE" w:rsidRPr="006B6430" w:rsidRDefault="005D24BE"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b/>
          <w:bCs/>
          <w:color w:val="374151"/>
          <w:sz w:val="24"/>
          <w:szCs w:val="24"/>
        </w:rPr>
        <w:t>The Jaccard score</w:t>
      </w:r>
      <w:r w:rsidRPr="006B6430">
        <w:rPr>
          <w:rFonts w:ascii="Times New Roman" w:eastAsiaTheme="minorEastAsia" w:hAnsi="Times New Roman" w:cs="Times New Roman"/>
          <w:b/>
          <w:color w:val="374151"/>
          <w:sz w:val="24"/>
          <w:szCs w:val="24"/>
        </w:rPr>
        <w:t xml:space="preserve">: </w:t>
      </w:r>
      <w:r w:rsidR="00DF3DA3" w:rsidRPr="006B6430">
        <w:rPr>
          <w:rFonts w:ascii="Times New Roman" w:eastAsiaTheme="minorEastAsia" w:hAnsi="Times New Roman" w:cs="Times New Roman"/>
          <w:b/>
          <w:color w:val="374151"/>
          <w:sz w:val="24"/>
          <w:szCs w:val="24"/>
        </w:rPr>
        <w:t>0.</w:t>
      </w:r>
      <w:r w:rsidRPr="006B6430">
        <w:rPr>
          <w:rFonts w:ascii="Times New Roman" w:eastAsiaTheme="minorEastAsia" w:hAnsi="Times New Roman" w:cs="Times New Roman"/>
          <w:b/>
          <w:color w:val="374151"/>
          <w:sz w:val="24"/>
          <w:szCs w:val="24"/>
        </w:rPr>
        <w:t>6</w:t>
      </w:r>
      <w:r w:rsidR="00E9723D" w:rsidRPr="006B6430">
        <w:rPr>
          <w:rFonts w:ascii="Times New Roman" w:eastAsiaTheme="minorEastAsia" w:hAnsi="Times New Roman" w:cs="Times New Roman"/>
          <w:b/>
          <w:color w:val="374151"/>
          <w:sz w:val="24"/>
          <w:szCs w:val="24"/>
        </w:rPr>
        <w:t>4</w:t>
      </w:r>
    </w:p>
    <w:p w14:paraId="60A08DDE" w14:textId="19502EDD" w:rsidR="005D24BE" w:rsidRPr="006B6430" w:rsidRDefault="4FD80228" w:rsidP="006B6430">
      <w:pPr>
        <w:spacing w:line="480" w:lineRule="auto"/>
        <w:jc w:val="both"/>
        <w:rPr>
          <w:rFonts w:ascii="Times New Roman" w:eastAsia="Times New Roman" w:hAnsi="Times New Roman" w:cs="Times New Roman"/>
          <w:color w:val="374151"/>
          <w:sz w:val="24"/>
          <w:szCs w:val="24"/>
        </w:rPr>
      </w:pPr>
      <w:r w:rsidRPr="006B6430">
        <w:rPr>
          <w:rFonts w:ascii="Times New Roman" w:eastAsia="Times New Roman" w:hAnsi="Times New Roman" w:cs="Times New Roman"/>
          <w:b/>
          <w:bCs/>
          <w:sz w:val="24"/>
          <w:szCs w:val="24"/>
        </w:rPr>
        <w:t>The recall score: 77.88%.</w:t>
      </w:r>
    </w:p>
    <w:p w14:paraId="0A6F6DAB" w14:textId="0E9CA12C" w:rsidR="005D24BE" w:rsidRPr="006B6430" w:rsidRDefault="005D24BE"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b/>
          <w:bCs/>
          <w:color w:val="374151"/>
          <w:sz w:val="24"/>
          <w:szCs w:val="24"/>
        </w:rPr>
        <w:t>FI Score</w:t>
      </w:r>
      <w:r w:rsidRPr="006B6430">
        <w:rPr>
          <w:rFonts w:ascii="Times New Roman" w:eastAsiaTheme="minorEastAsia" w:hAnsi="Times New Roman" w:cs="Times New Roman"/>
          <w:color w:val="374151"/>
          <w:sz w:val="24"/>
          <w:szCs w:val="24"/>
        </w:rPr>
        <w:t>:</w:t>
      </w:r>
      <w:r w:rsidRPr="006B6430">
        <w:rPr>
          <w:rFonts w:ascii="Times New Roman" w:eastAsiaTheme="minorEastAsia" w:hAnsi="Times New Roman" w:cs="Times New Roman"/>
          <w:b/>
          <w:color w:val="374151"/>
          <w:sz w:val="24"/>
          <w:szCs w:val="24"/>
        </w:rPr>
        <w:t xml:space="preserve"> </w:t>
      </w:r>
      <w:r w:rsidR="005B5335" w:rsidRPr="006B6430">
        <w:rPr>
          <w:rFonts w:ascii="Times New Roman" w:eastAsiaTheme="minorEastAsia" w:hAnsi="Times New Roman" w:cs="Times New Roman"/>
          <w:b/>
          <w:color w:val="374151"/>
          <w:sz w:val="24"/>
          <w:szCs w:val="24"/>
        </w:rPr>
        <w:t>77</w:t>
      </w:r>
      <w:r w:rsidR="00E422AF" w:rsidRPr="006B6430">
        <w:rPr>
          <w:rFonts w:ascii="Times New Roman" w:eastAsiaTheme="minorEastAsia" w:hAnsi="Times New Roman" w:cs="Times New Roman"/>
          <w:b/>
          <w:color w:val="374151"/>
          <w:sz w:val="24"/>
          <w:szCs w:val="24"/>
        </w:rPr>
        <w:t>.88</w:t>
      </w:r>
      <w:r w:rsidR="00DF3DA3" w:rsidRPr="006B6430">
        <w:rPr>
          <w:rFonts w:ascii="Times New Roman" w:eastAsiaTheme="minorEastAsia" w:hAnsi="Times New Roman" w:cs="Times New Roman"/>
          <w:b/>
          <w:color w:val="374151"/>
          <w:sz w:val="24"/>
          <w:szCs w:val="24"/>
        </w:rPr>
        <w:t>%</w:t>
      </w:r>
      <w:r w:rsidRPr="006B6430">
        <w:rPr>
          <w:rFonts w:ascii="Times New Roman" w:eastAsiaTheme="minorEastAsia" w:hAnsi="Times New Roman" w:cs="Times New Roman"/>
          <w:b/>
          <w:color w:val="374151"/>
          <w:sz w:val="24"/>
          <w:szCs w:val="24"/>
        </w:rPr>
        <w:t xml:space="preserve">. </w:t>
      </w:r>
    </w:p>
    <w:p w14:paraId="6FCF01CD" w14:textId="368CF657" w:rsidR="005D24BE" w:rsidRPr="00C44BAE" w:rsidRDefault="005D24BE"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b/>
          <w:bCs/>
          <w:color w:val="374151"/>
          <w:sz w:val="24"/>
          <w:szCs w:val="24"/>
        </w:rPr>
        <w:lastRenderedPageBreak/>
        <w:t xml:space="preserve">Receiver Operator </w:t>
      </w:r>
      <w:r w:rsidR="1CD9EFC2" w:rsidRPr="00C44BAE">
        <w:rPr>
          <w:rFonts w:ascii="Times New Roman" w:eastAsiaTheme="minorEastAsia" w:hAnsi="Times New Roman" w:cs="Times New Roman"/>
          <w:b/>
          <w:bCs/>
          <w:color w:val="374151"/>
          <w:sz w:val="24"/>
          <w:szCs w:val="24"/>
        </w:rPr>
        <w:t>Characteristic</w:t>
      </w:r>
      <w:r w:rsidRPr="00C44BAE">
        <w:rPr>
          <w:rFonts w:ascii="Times New Roman" w:eastAsiaTheme="minorEastAsia" w:hAnsi="Times New Roman" w:cs="Times New Roman"/>
          <w:b/>
          <w:bCs/>
          <w:color w:val="374151"/>
          <w:sz w:val="24"/>
          <w:szCs w:val="24"/>
        </w:rPr>
        <w:t xml:space="preserve"> (ROC) or Area Under Curve (AUC):</w:t>
      </w:r>
      <w:r w:rsidRPr="00C44BAE">
        <w:rPr>
          <w:rFonts w:ascii="Times New Roman" w:eastAsiaTheme="minorEastAsia" w:hAnsi="Times New Roman" w:cs="Times New Roman"/>
          <w:color w:val="374151"/>
          <w:sz w:val="24"/>
          <w:szCs w:val="24"/>
        </w:rPr>
        <w:t xml:space="preserve"> </w:t>
      </w:r>
      <w:r w:rsidR="6F524C62" w:rsidRPr="00C44BAE">
        <w:rPr>
          <w:rFonts w:ascii="Times New Roman" w:eastAsiaTheme="minorEastAsia" w:hAnsi="Times New Roman" w:cs="Times New Roman"/>
          <w:color w:val="374151"/>
          <w:sz w:val="24"/>
          <w:szCs w:val="24"/>
        </w:rPr>
        <w:t>56.</w:t>
      </w:r>
      <w:r w:rsidR="40FB5766" w:rsidRPr="00C44BAE">
        <w:rPr>
          <w:rFonts w:ascii="Times New Roman" w:eastAsiaTheme="minorEastAsia" w:hAnsi="Times New Roman" w:cs="Times New Roman"/>
          <w:color w:val="374151"/>
          <w:sz w:val="24"/>
          <w:szCs w:val="24"/>
        </w:rPr>
        <w:t>67</w:t>
      </w:r>
      <w:r w:rsidR="00DF3DA3" w:rsidRPr="00C44BAE">
        <w:rPr>
          <w:rFonts w:ascii="Times New Roman" w:eastAsiaTheme="minorEastAsia" w:hAnsi="Times New Roman" w:cs="Times New Roman"/>
          <w:color w:val="374151"/>
          <w:sz w:val="24"/>
          <w:szCs w:val="24"/>
        </w:rPr>
        <w:t>%</w:t>
      </w:r>
      <w:r w:rsidRPr="00C44BAE">
        <w:rPr>
          <w:rFonts w:ascii="Times New Roman" w:eastAsiaTheme="minorEastAsia" w:hAnsi="Times New Roman" w:cs="Times New Roman"/>
          <w:color w:val="374151"/>
          <w:sz w:val="24"/>
          <w:szCs w:val="24"/>
        </w:rPr>
        <w:t xml:space="preserve">. </w:t>
      </w:r>
    </w:p>
    <w:p w14:paraId="1B4AFA71" w14:textId="3FC56F67" w:rsidR="00645E90" w:rsidRPr="00C44BAE" w:rsidRDefault="00645E90"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20</w:t>
      </w:r>
      <w:r w:rsidRPr="00C44BAE">
        <w:rPr>
          <w:rFonts w:ascii="Times New Roman" w:hAnsi="Times New Roman" w:cs="Times New Roman"/>
        </w:rPr>
        <w:fldChar w:fldCharType="end"/>
      </w:r>
      <w:r w:rsidRPr="00C44BAE">
        <w:rPr>
          <w:rFonts w:ascii="Times New Roman" w:hAnsi="Times New Roman" w:cs="Times New Roman"/>
        </w:rPr>
        <w:t>:</w:t>
      </w:r>
      <w:r w:rsidRPr="00C44BAE">
        <w:rPr>
          <w:rFonts w:ascii="Times New Roman" w:hAnsi="Times New Roman" w:cs="Times New Roman"/>
          <w:b/>
          <w:bCs/>
        </w:rPr>
        <w:t>Performance Statistics for Neural Networks</w:t>
      </w:r>
    </w:p>
    <w:p w14:paraId="7C613941" w14:textId="604C81F0" w:rsidR="21BBBA20" w:rsidRPr="004D3B77" w:rsidRDefault="00217BDB" w:rsidP="004D3B77">
      <w:pPr>
        <w:spacing w:line="480" w:lineRule="auto"/>
        <w:ind w:left="360"/>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noProof/>
          <w:color w:val="374151"/>
          <w:sz w:val="24"/>
          <w:szCs w:val="24"/>
        </w:rPr>
        <w:drawing>
          <wp:inline distT="0" distB="0" distL="0" distR="0" wp14:anchorId="76081F50" wp14:editId="609DECBF">
            <wp:extent cx="5943600" cy="1600835"/>
            <wp:effectExtent l="0" t="0" r="0" b="0"/>
            <wp:docPr id="1572429683" name="Picture 1572429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429683" name=""/>
                    <pic:cNvPicPr/>
                  </pic:nvPicPr>
                  <pic:blipFill>
                    <a:blip r:embed="rId28"/>
                    <a:stretch>
                      <a:fillRect/>
                    </a:stretch>
                  </pic:blipFill>
                  <pic:spPr>
                    <a:xfrm>
                      <a:off x="0" y="0"/>
                      <a:ext cx="5943600" cy="1600835"/>
                    </a:xfrm>
                    <a:prstGeom prst="rect">
                      <a:avLst/>
                    </a:prstGeom>
                  </pic:spPr>
                </pic:pic>
              </a:graphicData>
            </a:graphic>
          </wp:inline>
        </w:drawing>
      </w:r>
    </w:p>
    <w:p w14:paraId="2D7ED2E9" w14:textId="4F1FA1BC" w:rsidR="00BE0B3B" w:rsidRPr="00C44BAE" w:rsidRDefault="00BE0B3B" w:rsidP="006B6430">
      <w:pPr>
        <w:pStyle w:val="Caption"/>
        <w:keepNext/>
        <w:spacing w:line="480" w:lineRule="auto"/>
        <w:jc w:val="both"/>
        <w:rPr>
          <w:rFonts w:ascii="Times New Roman" w:hAnsi="Times New Roman" w:cs="Times New Roman"/>
        </w:rPr>
      </w:pPr>
      <w:r w:rsidRPr="00C44BAE">
        <w:rPr>
          <w:rFonts w:ascii="Times New Roman" w:hAnsi="Times New Roman" w:cs="Times New Roman"/>
        </w:rPr>
        <w:t xml:space="preserve">Figure </w:t>
      </w:r>
      <w:r w:rsidRPr="00C44BAE">
        <w:rPr>
          <w:rFonts w:ascii="Times New Roman" w:hAnsi="Times New Roman" w:cs="Times New Roman"/>
        </w:rPr>
        <w:fldChar w:fldCharType="begin"/>
      </w:r>
      <w:r w:rsidRPr="00C44BAE">
        <w:rPr>
          <w:rFonts w:ascii="Times New Roman" w:hAnsi="Times New Roman" w:cs="Times New Roman"/>
        </w:rPr>
        <w:instrText xml:space="preserve"> SEQ Figure \* ARABIC </w:instrText>
      </w:r>
      <w:r w:rsidRPr="00C44BAE">
        <w:rPr>
          <w:rFonts w:ascii="Times New Roman" w:hAnsi="Times New Roman" w:cs="Times New Roman"/>
        </w:rPr>
        <w:fldChar w:fldCharType="separate"/>
      </w:r>
      <w:r w:rsidR="004D3B77">
        <w:rPr>
          <w:rFonts w:ascii="Times New Roman" w:hAnsi="Times New Roman" w:cs="Times New Roman"/>
          <w:noProof/>
        </w:rPr>
        <w:t>21</w:t>
      </w:r>
      <w:r w:rsidRPr="00C44BAE">
        <w:rPr>
          <w:rFonts w:ascii="Times New Roman" w:hAnsi="Times New Roman" w:cs="Times New Roman"/>
        </w:rPr>
        <w:fldChar w:fldCharType="end"/>
      </w:r>
      <w:r w:rsidRPr="00C44BAE">
        <w:rPr>
          <w:rFonts w:ascii="Times New Roman" w:hAnsi="Times New Roman" w:cs="Times New Roman"/>
        </w:rPr>
        <w:t xml:space="preserve">: </w:t>
      </w:r>
      <w:r w:rsidRPr="00C44BAE">
        <w:rPr>
          <w:rFonts w:ascii="Times New Roman" w:hAnsi="Times New Roman" w:cs="Times New Roman"/>
          <w:b/>
          <w:bCs/>
        </w:rPr>
        <w:t>Confusion Metrics for Neural Networks</w:t>
      </w:r>
    </w:p>
    <w:p w14:paraId="699ED6B9" w14:textId="60F29252" w:rsidR="17207D6F" w:rsidRPr="00C44BAE" w:rsidRDefault="17207D6F" w:rsidP="006B6430">
      <w:pPr>
        <w:spacing w:line="480" w:lineRule="auto"/>
        <w:ind w:left="360"/>
        <w:jc w:val="both"/>
        <w:rPr>
          <w:rFonts w:ascii="Times New Roman" w:eastAsiaTheme="minorEastAsia" w:hAnsi="Times New Roman" w:cs="Times New Roman"/>
          <w:b/>
          <w:bCs/>
          <w:color w:val="374151"/>
          <w:sz w:val="24"/>
          <w:szCs w:val="24"/>
        </w:rPr>
      </w:pPr>
      <w:r w:rsidRPr="00C44BAE">
        <w:rPr>
          <w:rFonts w:ascii="Times New Roman" w:hAnsi="Times New Roman" w:cs="Times New Roman"/>
          <w:noProof/>
        </w:rPr>
        <w:drawing>
          <wp:inline distT="0" distB="0" distL="0" distR="0" wp14:anchorId="00C8023E" wp14:editId="7ADE2E75">
            <wp:extent cx="4572000" cy="904875"/>
            <wp:effectExtent l="0" t="0" r="0" b="0"/>
            <wp:docPr id="1730374941" name="Picture 1730374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904875"/>
                    </a:xfrm>
                    <a:prstGeom prst="rect">
                      <a:avLst/>
                    </a:prstGeom>
                  </pic:spPr>
                </pic:pic>
              </a:graphicData>
            </a:graphic>
          </wp:inline>
        </w:drawing>
      </w:r>
    </w:p>
    <w:p w14:paraId="2E9FAE88" w14:textId="0808A1BD" w:rsidR="004D3B77" w:rsidRDefault="004D3B77" w:rsidP="004D3B77">
      <w:pPr>
        <w:pStyle w:val="Caption"/>
        <w:keepNext/>
        <w:jc w:val="both"/>
      </w:pPr>
      <w:r>
        <w:t xml:space="preserve">Figure </w:t>
      </w:r>
      <w:fldSimple w:instr=" SEQ Figure \* ARABIC ">
        <w:r>
          <w:rPr>
            <w:noProof/>
          </w:rPr>
          <w:t>22</w:t>
        </w:r>
      </w:fldSimple>
      <w:r>
        <w:t>:</w:t>
      </w:r>
      <w:r w:rsidRPr="004D3B77">
        <w:rPr>
          <w:b/>
          <w:bCs/>
        </w:rPr>
        <w:t>ROC/AUC for Neural Networks</w:t>
      </w:r>
    </w:p>
    <w:p w14:paraId="10EC2E75" w14:textId="15BFB444" w:rsidR="2366F458" w:rsidRPr="00C44BAE" w:rsidRDefault="4163CABA" w:rsidP="006B6430">
      <w:pPr>
        <w:spacing w:line="480" w:lineRule="auto"/>
        <w:ind w:left="360"/>
        <w:jc w:val="both"/>
        <w:rPr>
          <w:rFonts w:ascii="Times New Roman" w:eastAsiaTheme="minorEastAsia" w:hAnsi="Times New Roman" w:cs="Times New Roman"/>
          <w:b/>
          <w:bCs/>
          <w:color w:val="374151"/>
          <w:sz w:val="24"/>
          <w:szCs w:val="24"/>
        </w:rPr>
      </w:pPr>
      <w:r w:rsidRPr="00C44BAE">
        <w:rPr>
          <w:rFonts w:ascii="Times New Roman" w:hAnsi="Times New Roman" w:cs="Times New Roman"/>
          <w:noProof/>
        </w:rPr>
        <w:drawing>
          <wp:inline distT="0" distB="0" distL="0" distR="0" wp14:anchorId="5D80CC47" wp14:editId="3D67FB46">
            <wp:extent cx="6334125" cy="3505200"/>
            <wp:effectExtent l="0" t="0" r="0" b="0"/>
            <wp:docPr id="1769171404" name="Picture 176917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334125" cy="3505200"/>
                    </a:xfrm>
                    <a:prstGeom prst="rect">
                      <a:avLst/>
                    </a:prstGeom>
                  </pic:spPr>
                </pic:pic>
              </a:graphicData>
            </a:graphic>
          </wp:inline>
        </w:drawing>
      </w:r>
    </w:p>
    <w:p w14:paraId="73C10290" w14:textId="5B8FE62F" w:rsidR="2366F458" w:rsidRPr="00C44BAE" w:rsidRDefault="2366F458" w:rsidP="006B6430">
      <w:pPr>
        <w:spacing w:line="480" w:lineRule="auto"/>
        <w:ind w:left="360"/>
        <w:jc w:val="both"/>
        <w:rPr>
          <w:rFonts w:ascii="Times New Roman" w:eastAsiaTheme="minorEastAsia" w:hAnsi="Times New Roman" w:cs="Times New Roman"/>
          <w:b/>
          <w:bCs/>
          <w:color w:val="374151"/>
          <w:sz w:val="24"/>
          <w:szCs w:val="24"/>
        </w:rPr>
      </w:pPr>
    </w:p>
    <w:p w14:paraId="3A063B0B" w14:textId="63FE3F2A" w:rsidR="00D129FB" w:rsidRPr="004D3B77" w:rsidRDefault="4FD80228" w:rsidP="004D3B77">
      <w:pPr>
        <w:pStyle w:val="Heading1"/>
        <w:spacing w:line="480" w:lineRule="auto"/>
        <w:jc w:val="both"/>
        <w:rPr>
          <w:rFonts w:ascii="Times New Roman" w:hAnsi="Times New Roman" w:cs="Times New Roman"/>
        </w:rPr>
      </w:pPr>
      <w:r w:rsidRPr="00C44BAE">
        <w:rPr>
          <w:rFonts w:ascii="Times New Roman" w:hAnsi="Times New Roman" w:cs="Times New Roman"/>
        </w:rPr>
        <w:t xml:space="preserve"> </w:t>
      </w:r>
      <w:bookmarkStart w:id="69" w:name="_Toc1862983324"/>
      <w:bookmarkStart w:id="70" w:name="_Toc143455012"/>
      <w:r w:rsidRPr="00C44BAE">
        <w:rPr>
          <w:rFonts w:ascii="Times New Roman" w:hAnsi="Times New Roman" w:cs="Times New Roman"/>
        </w:rPr>
        <w:t>Model Comparison</w:t>
      </w:r>
      <w:bookmarkEnd w:id="69"/>
      <w:bookmarkEnd w:id="70"/>
    </w:p>
    <w:p w14:paraId="61F3BE55" w14:textId="244AC898" w:rsidR="00BC33C8" w:rsidRPr="006B6430" w:rsidRDefault="00BC33C8" w:rsidP="006B6430">
      <w:pPr>
        <w:keepNext/>
        <w:spacing w:line="480" w:lineRule="auto"/>
        <w:jc w:val="both"/>
        <w:rPr>
          <w:rFonts w:ascii="Times New Roman" w:eastAsiaTheme="minorEastAsia" w:hAnsi="Times New Roman" w:cs="Times New Roman"/>
          <w:b/>
          <w:color w:val="374151"/>
          <w:sz w:val="24"/>
          <w:szCs w:val="24"/>
        </w:rPr>
      </w:pPr>
      <w:r w:rsidRPr="006B6430">
        <w:rPr>
          <w:rFonts w:ascii="Times New Roman" w:hAnsi="Times New Roman" w:cs="Times New Roman"/>
          <w:sz w:val="24"/>
          <w:szCs w:val="24"/>
        </w:rPr>
        <w:t xml:space="preserve">Figure </w:t>
      </w:r>
      <w:r w:rsidRPr="006B6430">
        <w:rPr>
          <w:rFonts w:ascii="Times New Roman" w:hAnsi="Times New Roman" w:cs="Times New Roman"/>
          <w:sz w:val="24"/>
          <w:szCs w:val="24"/>
        </w:rPr>
        <w:fldChar w:fldCharType="begin"/>
      </w:r>
      <w:r w:rsidRPr="006B6430">
        <w:rPr>
          <w:rFonts w:ascii="Times New Roman" w:hAnsi="Times New Roman" w:cs="Times New Roman"/>
          <w:sz w:val="24"/>
          <w:szCs w:val="24"/>
        </w:rPr>
        <w:instrText xml:space="preserve"> SEQ Figure \* ARABIC </w:instrText>
      </w:r>
      <w:r w:rsidRPr="006B6430">
        <w:rPr>
          <w:rFonts w:ascii="Times New Roman" w:hAnsi="Times New Roman" w:cs="Times New Roman"/>
          <w:sz w:val="24"/>
          <w:szCs w:val="24"/>
        </w:rPr>
        <w:fldChar w:fldCharType="separate"/>
      </w:r>
      <w:r w:rsidR="004D3B77">
        <w:rPr>
          <w:rFonts w:ascii="Times New Roman" w:hAnsi="Times New Roman" w:cs="Times New Roman"/>
          <w:noProof/>
          <w:sz w:val="24"/>
          <w:szCs w:val="24"/>
        </w:rPr>
        <w:t>23</w:t>
      </w:r>
      <w:r w:rsidRPr="006B6430">
        <w:rPr>
          <w:rFonts w:ascii="Times New Roman" w:hAnsi="Times New Roman" w:cs="Times New Roman"/>
          <w:sz w:val="24"/>
          <w:szCs w:val="24"/>
        </w:rPr>
        <w:fldChar w:fldCharType="end"/>
      </w:r>
      <w:r w:rsidRPr="006B6430">
        <w:rPr>
          <w:rFonts w:ascii="Times New Roman" w:hAnsi="Times New Roman" w:cs="Times New Roman"/>
          <w:sz w:val="24"/>
          <w:szCs w:val="24"/>
        </w:rPr>
        <w:t xml:space="preserve">: </w:t>
      </w:r>
      <w:r w:rsidR="00793FE5" w:rsidRPr="006B6430">
        <w:rPr>
          <w:rFonts w:ascii="Times New Roman" w:hAnsi="Times New Roman" w:cs="Times New Roman"/>
          <w:b/>
          <w:bCs/>
          <w:sz w:val="24"/>
          <w:szCs w:val="24"/>
        </w:rPr>
        <w:t>Models</w:t>
      </w:r>
      <w:r w:rsidR="00DF5309" w:rsidRPr="006B6430">
        <w:rPr>
          <w:rFonts w:ascii="Times New Roman" w:hAnsi="Times New Roman" w:cs="Times New Roman"/>
          <w:b/>
          <w:bCs/>
          <w:sz w:val="24"/>
          <w:szCs w:val="24"/>
        </w:rPr>
        <w:t>’</w:t>
      </w:r>
      <w:r w:rsidR="00793FE5" w:rsidRPr="006B6430">
        <w:rPr>
          <w:rFonts w:ascii="Times New Roman" w:hAnsi="Times New Roman" w:cs="Times New Roman"/>
          <w:b/>
          <w:bCs/>
          <w:sz w:val="24"/>
          <w:szCs w:val="24"/>
        </w:rPr>
        <w:t xml:space="preserve"> </w:t>
      </w:r>
      <w:r w:rsidRPr="006B6430">
        <w:rPr>
          <w:rFonts w:ascii="Times New Roman" w:hAnsi="Times New Roman" w:cs="Times New Roman"/>
          <w:b/>
          <w:bCs/>
          <w:sz w:val="24"/>
          <w:szCs w:val="24"/>
        </w:rPr>
        <w:t>Primary Metrics</w:t>
      </w:r>
      <w:r w:rsidR="0019129A" w:rsidRPr="006B6430">
        <w:rPr>
          <w:rFonts w:ascii="Times New Roman" w:hAnsi="Times New Roman" w:cs="Times New Roman"/>
          <w:b/>
          <w:bCs/>
          <w:sz w:val="24"/>
          <w:szCs w:val="24"/>
        </w:rPr>
        <w:t xml:space="preserve"> Comparison</w:t>
      </w:r>
    </w:p>
    <w:tbl>
      <w:tblPr>
        <w:tblStyle w:val="TableGrid"/>
        <w:tblW w:w="10165" w:type="dxa"/>
        <w:tblLook w:val="04A0" w:firstRow="1" w:lastRow="0" w:firstColumn="1" w:lastColumn="0" w:noHBand="0" w:noVBand="1"/>
      </w:tblPr>
      <w:tblGrid>
        <w:gridCol w:w="2926"/>
        <w:gridCol w:w="1786"/>
        <w:gridCol w:w="1433"/>
        <w:gridCol w:w="1342"/>
        <w:gridCol w:w="1342"/>
        <w:gridCol w:w="1336"/>
      </w:tblGrid>
      <w:tr w:rsidR="00B27C1F" w:rsidRPr="006B6430" w14:paraId="39FC2997" w14:textId="77777777" w:rsidTr="00B27C1F">
        <w:tc>
          <w:tcPr>
            <w:tcW w:w="2965" w:type="dxa"/>
          </w:tcPr>
          <w:p w14:paraId="52A848A9" w14:textId="791A8729" w:rsidR="00B27C1F" w:rsidRPr="006B6430" w:rsidRDefault="00B27C1F"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Model</w:t>
            </w:r>
          </w:p>
        </w:tc>
        <w:tc>
          <w:tcPr>
            <w:tcW w:w="1800" w:type="dxa"/>
          </w:tcPr>
          <w:p w14:paraId="1CF85C81" w14:textId="1BFF695D" w:rsidR="00B27C1F" w:rsidRPr="006B6430" w:rsidRDefault="00B27C1F"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Accuracy Score</w:t>
            </w:r>
          </w:p>
        </w:tc>
        <w:tc>
          <w:tcPr>
            <w:tcW w:w="1440" w:type="dxa"/>
          </w:tcPr>
          <w:p w14:paraId="0B8F5866" w14:textId="69DE57F6" w:rsidR="00B27C1F" w:rsidRPr="006B6430" w:rsidRDefault="00B27C1F"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Precision</w:t>
            </w:r>
          </w:p>
        </w:tc>
        <w:tc>
          <w:tcPr>
            <w:tcW w:w="1350" w:type="dxa"/>
          </w:tcPr>
          <w:p w14:paraId="281CFAE8" w14:textId="18CD4B79" w:rsidR="00B27C1F" w:rsidRPr="006B6430" w:rsidRDefault="00B27C1F"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F1 Score</w:t>
            </w:r>
          </w:p>
        </w:tc>
        <w:tc>
          <w:tcPr>
            <w:tcW w:w="1350" w:type="dxa"/>
          </w:tcPr>
          <w:p w14:paraId="596A29D2" w14:textId="7A5E0B63" w:rsidR="00B27C1F" w:rsidRPr="006B6430" w:rsidRDefault="00B27C1F"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Recall</w:t>
            </w:r>
          </w:p>
        </w:tc>
        <w:tc>
          <w:tcPr>
            <w:tcW w:w="1260" w:type="dxa"/>
          </w:tcPr>
          <w:p w14:paraId="782EE460" w14:textId="5458455F" w:rsidR="00B27C1F" w:rsidRPr="006B6430" w:rsidRDefault="00B27C1F"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ROC/AUC</w:t>
            </w:r>
          </w:p>
        </w:tc>
      </w:tr>
      <w:tr w:rsidR="00B27C1F" w:rsidRPr="006B6430" w14:paraId="0D67D04E" w14:textId="77777777" w:rsidTr="00B27C1F">
        <w:tc>
          <w:tcPr>
            <w:tcW w:w="2965" w:type="dxa"/>
          </w:tcPr>
          <w:p w14:paraId="03F1FB22" w14:textId="57C191CA" w:rsidR="00B27C1F" w:rsidRPr="006B6430" w:rsidRDefault="00B27C1F"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Random Forest</w:t>
            </w:r>
          </w:p>
        </w:tc>
        <w:tc>
          <w:tcPr>
            <w:tcW w:w="1800" w:type="dxa"/>
          </w:tcPr>
          <w:p w14:paraId="753BF461" w14:textId="78A5B29C" w:rsidR="00B27C1F" w:rsidRPr="006B6430" w:rsidRDefault="00967AD9"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82.</w:t>
            </w:r>
            <w:r w:rsidR="00662D89" w:rsidRPr="006B6430">
              <w:rPr>
                <w:rFonts w:ascii="Times New Roman" w:eastAsiaTheme="minorEastAsia" w:hAnsi="Times New Roman" w:cs="Times New Roman"/>
                <w:b/>
                <w:bCs/>
                <w:color w:val="374151"/>
                <w:sz w:val="24"/>
                <w:szCs w:val="24"/>
              </w:rPr>
              <w:t>37</w:t>
            </w:r>
            <w:r w:rsidR="00555BD0" w:rsidRPr="006B6430">
              <w:rPr>
                <w:rFonts w:ascii="Times New Roman" w:eastAsiaTheme="minorEastAsia" w:hAnsi="Times New Roman" w:cs="Times New Roman"/>
                <w:b/>
                <w:bCs/>
                <w:color w:val="374151"/>
                <w:sz w:val="24"/>
                <w:szCs w:val="24"/>
              </w:rPr>
              <w:t>%</w:t>
            </w:r>
          </w:p>
        </w:tc>
        <w:tc>
          <w:tcPr>
            <w:tcW w:w="1440" w:type="dxa"/>
          </w:tcPr>
          <w:p w14:paraId="35ABEEE2" w14:textId="4B270825" w:rsidR="00B27C1F" w:rsidRPr="006B6430" w:rsidRDefault="00401145"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82.37%</w:t>
            </w:r>
          </w:p>
        </w:tc>
        <w:tc>
          <w:tcPr>
            <w:tcW w:w="1350" w:type="dxa"/>
          </w:tcPr>
          <w:p w14:paraId="50C161CF" w14:textId="0EF51293" w:rsidR="00B27C1F" w:rsidRPr="006B6430" w:rsidRDefault="00555BD0"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82.37%</w:t>
            </w:r>
          </w:p>
        </w:tc>
        <w:tc>
          <w:tcPr>
            <w:tcW w:w="1350" w:type="dxa"/>
          </w:tcPr>
          <w:p w14:paraId="38CF685A" w14:textId="107636BC" w:rsidR="00B27C1F" w:rsidRPr="006B6430" w:rsidRDefault="00401145"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82.37%</w:t>
            </w:r>
          </w:p>
        </w:tc>
        <w:tc>
          <w:tcPr>
            <w:tcW w:w="1260" w:type="dxa"/>
          </w:tcPr>
          <w:p w14:paraId="669F6EBA" w14:textId="1FD6BE7B" w:rsidR="00B27C1F" w:rsidRPr="006B6430" w:rsidRDefault="00401145"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78.18</w:t>
            </w:r>
            <w:r w:rsidR="00C94C20" w:rsidRPr="006B6430">
              <w:rPr>
                <w:rFonts w:ascii="Times New Roman" w:eastAsiaTheme="minorEastAsia" w:hAnsi="Times New Roman" w:cs="Times New Roman"/>
                <w:b/>
                <w:bCs/>
                <w:color w:val="374151"/>
                <w:sz w:val="24"/>
                <w:szCs w:val="24"/>
              </w:rPr>
              <w:t>%</w:t>
            </w:r>
          </w:p>
        </w:tc>
      </w:tr>
      <w:tr w:rsidR="00B27C1F" w:rsidRPr="006B6430" w14:paraId="05E16733" w14:textId="77777777" w:rsidTr="00B27C1F">
        <w:tc>
          <w:tcPr>
            <w:tcW w:w="2965" w:type="dxa"/>
          </w:tcPr>
          <w:p w14:paraId="6FD46150" w14:textId="7B209F4F" w:rsidR="00B27C1F" w:rsidRPr="006B6430" w:rsidRDefault="00967AD9"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Decision Tree</w:t>
            </w:r>
          </w:p>
        </w:tc>
        <w:tc>
          <w:tcPr>
            <w:tcW w:w="1800" w:type="dxa"/>
          </w:tcPr>
          <w:p w14:paraId="41A639AA" w14:textId="01ACA160" w:rsidR="00B27C1F" w:rsidRPr="006B6430" w:rsidRDefault="00C94C20"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81.8</w:t>
            </w:r>
            <w:r w:rsidR="00D953A4" w:rsidRPr="006B6430">
              <w:rPr>
                <w:rFonts w:ascii="Times New Roman" w:eastAsiaTheme="minorEastAsia" w:hAnsi="Times New Roman" w:cs="Times New Roman"/>
                <w:b/>
                <w:bCs/>
                <w:color w:val="374151"/>
                <w:sz w:val="24"/>
                <w:szCs w:val="24"/>
              </w:rPr>
              <w:t>0</w:t>
            </w:r>
            <w:r w:rsidRPr="006B6430">
              <w:rPr>
                <w:rFonts w:ascii="Times New Roman" w:eastAsiaTheme="minorEastAsia" w:hAnsi="Times New Roman" w:cs="Times New Roman"/>
                <w:b/>
                <w:bCs/>
                <w:color w:val="374151"/>
                <w:sz w:val="24"/>
                <w:szCs w:val="24"/>
              </w:rPr>
              <w:t>%</w:t>
            </w:r>
          </w:p>
        </w:tc>
        <w:tc>
          <w:tcPr>
            <w:tcW w:w="1440" w:type="dxa"/>
          </w:tcPr>
          <w:p w14:paraId="3CDF2C92" w14:textId="6B188D3A" w:rsidR="00B27C1F" w:rsidRPr="006B6430" w:rsidRDefault="00CB397D"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81.8%</w:t>
            </w:r>
          </w:p>
        </w:tc>
        <w:tc>
          <w:tcPr>
            <w:tcW w:w="1350" w:type="dxa"/>
          </w:tcPr>
          <w:p w14:paraId="1284F365" w14:textId="06DDD317" w:rsidR="00B27C1F" w:rsidRPr="006B6430" w:rsidRDefault="00380D70"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81.8</w:t>
            </w:r>
            <w:r w:rsidR="004D0F60" w:rsidRPr="006B6430">
              <w:rPr>
                <w:rFonts w:ascii="Times New Roman" w:eastAsiaTheme="minorEastAsia" w:hAnsi="Times New Roman" w:cs="Times New Roman"/>
                <w:b/>
                <w:bCs/>
                <w:color w:val="374151"/>
                <w:sz w:val="24"/>
                <w:szCs w:val="24"/>
              </w:rPr>
              <w:t>%</w:t>
            </w:r>
          </w:p>
        </w:tc>
        <w:tc>
          <w:tcPr>
            <w:tcW w:w="1350" w:type="dxa"/>
          </w:tcPr>
          <w:p w14:paraId="7345135A" w14:textId="0295A66D" w:rsidR="00B27C1F" w:rsidRPr="006B6430" w:rsidRDefault="00CB397D"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81.8%</w:t>
            </w:r>
          </w:p>
        </w:tc>
        <w:tc>
          <w:tcPr>
            <w:tcW w:w="1260" w:type="dxa"/>
          </w:tcPr>
          <w:p w14:paraId="74E81102" w14:textId="3CA85132" w:rsidR="00B27C1F" w:rsidRPr="006B6430" w:rsidRDefault="004D0F60"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75.12%</w:t>
            </w:r>
          </w:p>
        </w:tc>
      </w:tr>
      <w:tr w:rsidR="00B27C1F" w:rsidRPr="006B6430" w14:paraId="08B7AC86" w14:textId="77777777" w:rsidTr="00B27C1F">
        <w:tc>
          <w:tcPr>
            <w:tcW w:w="2965" w:type="dxa"/>
          </w:tcPr>
          <w:p w14:paraId="58B375F2" w14:textId="181E3870" w:rsidR="00B27C1F" w:rsidRPr="006B6430" w:rsidRDefault="00967AD9"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Logistic Regression</w:t>
            </w:r>
          </w:p>
        </w:tc>
        <w:tc>
          <w:tcPr>
            <w:tcW w:w="1800" w:type="dxa"/>
          </w:tcPr>
          <w:p w14:paraId="77C0A472" w14:textId="4F1DE6AE" w:rsidR="00B27C1F" w:rsidRPr="006B6430" w:rsidRDefault="009502D0"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81.5</w:t>
            </w:r>
            <w:r w:rsidR="00E439C4" w:rsidRPr="006B6430">
              <w:rPr>
                <w:rFonts w:ascii="Times New Roman" w:eastAsiaTheme="minorEastAsia" w:hAnsi="Times New Roman" w:cs="Times New Roman"/>
                <w:b/>
                <w:bCs/>
                <w:color w:val="374151"/>
                <w:sz w:val="24"/>
                <w:szCs w:val="24"/>
              </w:rPr>
              <w:t>1%</w:t>
            </w:r>
          </w:p>
        </w:tc>
        <w:tc>
          <w:tcPr>
            <w:tcW w:w="1440" w:type="dxa"/>
          </w:tcPr>
          <w:p w14:paraId="7BCA7CDE" w14:textId="7D3BE739" w:rsidR="00B27C1F" w:rsidRPr="006B6430" w:rsidRDefault="00E439C4"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81.51</w:t>
            </w:r>
          </w:p>
        </w:tc>
        <w:tc>
          <w:tcPr>
            <w:tcW w:w="1350" w:type="dxa"/>
          </w:tcPr>
          <w:p w14:paraId="73FDCAB1" w14:textId="25F99515" w:rsidR="00B27C1F" w:rsidRPr="006B6430" w:rsidRDefault="00E439C4"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81.51%</w:t>
            </w:r>
          </w:p>
        </w:tc>
        <w:tc>
          <w:tcPr>
            <w:tcW w:w="1350" w:type="dxa"/>
          </w:tcPr>
          <w:p w14:paraId="5312A6EB" w14:textId="32D3C64A" w:rsidR="00B27C1F" w:rsidRPr="006B6430" w:rsidRDefault="00E439C4"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81.51</w:t>
            </w:r>
          </w:p>
        </w:tc>
        <w:tc>
          <w:tcPr>
            <w:tcW w:w="1260" w:type="dxa"/>
          </w:tcPr>
          <w:p w14:paraId="052C1F41" w14:textId="49AB9FA2" w:rsidR="00B27C1F" w:rsidRPr="006B6430" w:rsidRDefault="003C1612"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72.82%</w:t>
            </w:r>
          </w:p>
        </w:tc>
      </w:tr>
      <w:tr w:rsidR="00B27C1F" w:rsidRPr="006B6430" w14:paraId="1CD97EE5" w14:textId="77777777" w:rsidTr="00B27C1F">
        <w:tc>
          <w:tcPr>
            <w:tcW w:w="2965" w:type="dxa"/>
          </w:tcPr>
          <w:p w14:paraId="1C6726FA" w14:textId="17C65F7F" w:rsidR="00B27C1F" w:rsidRPr="006B6430" w:rsidRDefault="00967AD9"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Neural Networks</w:t>
            </w:r>
          </w:p>
        </w:tc>
        <w:tc>
          <w:tcPr>
            <w:tcW w:w="1800" w:type="dxa"/>
          </w:tcPr>
          <w:p w14:paraId="3C4F1392" w14:textId="1DEE36FA" w:rsidR="00B27C1F" w:rsidRPr="006B6430" w:rsidRDefault="00335E84"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77</w:t>
            </w:r>
            <w:r w:rsidR="00997F1A" w:rsidRPr="006B6430">
              <w:rPr>
                <w:rFonts w:ascii="Times New Roman" w:eastAsiaTheme="minorEastAsia" w:hAnsi="Times New Roman" w:cs="Times New Roman"/>
                <w:b/>
                <w:bCs/>
                <w:color w:val="374151"/>
                <w:sz w:val="24"/>
                <w:szCs w:val="24"/>
              </w:rPr>
              <w:t>.88%</w:t>
            </w:r>
          </w:p>
        </w:tc>
        <w:tc>
          <w:tcPr>
            <w:tcW w:w="1440" w:type="dxa"/>
          </w:tcPr>
          <w:p w14:paraId="66138364" w14:textId="5873563D" w:rsidR="00B27C1F" w:rsidRPr="006B6430" w:rsidRDefault="00997F1A"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77.88%</w:t>
            </w:r>
          </w:p>
        </w:tc>
        <w:tc>
          <w:tcPr>
            <w:tcW w:w="1350" w:type="dxa"/>
          </w:tcPr>
          <w:p w14:paraId="57C8C440" w14:textId="1E0CE409" w:rsidR="00B27C1F" w:rsidRPr="006B6430" w:rsidRDefault="00997F1A"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77.88%</w:t>
            </w:r>
          </w:p>
        </w:tc>
        <w:tc>
          <w:tcPr>
            <w:tcW w:w="1350" w:type="dxa"/>
          </w:tcPr>
          <w:p w14:paraId="22EB9E80" w14:textId="31BADE8E" w:rsidR="00B27C1F" w:rsidRPr="006B6430" w:rsidRDefault="003C1E51"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77.88%</w:t>
            </w:r>
          </w:p>
        </w:tc>
        <w:tc>
          <w:tcPr>
            <w:tcW w:w="1260" w:type="dxa"/>
          </w:tcPr>
          <w:p w14:paraId="05F82CC0" w14:textId="0AE52456" w:rsidR="00B27C1F" w:rsidRPr="006B6430" w:rsidRDefault="48029A71" w:rsidP="006B6430">
            <w:pPr>
              <w:spacing w:line="480" w:lineRule="auto"/>
              <w:jc w:val="both"/>
              <w:rPr>
                <w:rFonts w:ascii="Times New Roman" w:eastAsiaTheme="minorEastAsia" w:hAnsi="Times New Roman" w:cs="Times New Roman"/>
                <w:b/>
                <w:bCs/>
                <w:color w:val="374151"/>
                <w:sz w:val="24"/>
                <w:szCs w:val="24"/>
              </w:rPr>
            </w:pPr>
            <w:r w:rsidRPr="006B6430">
              <w:rPr>
                <w:rFonts w:ascii="Times New Roman" w:eastAsiaTheme="minorEastAsia" w:hAnsi="Times New Roman" w:cs="Times New Roman"/>
                <w:b/>
                <w:bCs/>
                <w:color w:val="374151"/>
                <w:sz w:val="24"/>
                <w:szCs w:val="24"/>
              </w:rPr>
              <w:t>56.</w:t>
            </w:r>
            <w:r w:rsidR="6B54B078" w:rsidRPr="006B6430">
              <w:rPr>
                <w:rFonts w:ascii="Times New Roman" w:eastAsiaTheme="minorEastAsia" w:hAnsi="Times New Roman" w:cs="Times New Roman"/>
                <w:b/>
                <w:bCs/>
                <w:color w:val="374151"/>
                <w:sz w:val="24"/>
                <w:szCs w:val="24"/>
              </w:rPr>
              <w:t>67</w:t>
            </w:r>
            <w:r w:rsidR="25660E09" w:rsidRPr="006B6430">
              <w:rPr>
                <w:rFonts w:ascii="Times New Roman" w:eastAsiaTheme="minorEastAsia" w:hAnsi="Times New Roman" w:cs="Times New Roman"/>
                <w:b/>
                <w:bCs/>
                <w:color w:val="374151"/>
                <w:sz w:val="24"/>
                <w:szCs w:val="24"/>
              </w:rPr>
              <w:t>%</w:t>
            </w:r>
          </w:p>
        </w:tc>
      </w:tr>
    </w:tbl>
    <w:p w14:paraId="054E6316" w14:textId="77777777" w:rsidR="004D3B77" w:rsidRDefault="004D3B77" w:rsidP="006B6430">
      <w:pPr>
        <w:spacing w:line="480" w:lineRule="auto"/>
        <w:jc w:val="both"/>
        <w:rPr>
          <w:rFonts w:ascii="Times New Roman" w:eastAsiaTheme="minorEastAsia" w:hAnsi="Times New Roman" w:cs="Times New Roman"/>
          <w:color w:val="374151"/>
          <w:sz w:val="24"/>
          <w:szCs w:val="24"/>
        </w:rPr>
      </w:pPr>
    </w:p>
    <w:p w14:paraId="17F2B541" w14:textId="2B3C0621" w:rsidR="009513B8" w:rsidRPr="00C44BAE" w:rsidRDefault="4FD80228"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 xml:space="preserve">Although we computed many measurement metrics for all the models, our primary metrics are Accuracy Score and Receiver Operator Characteristics/Area Under Curve (ROC/AUD). We chose the accuracy because it measures the overall of the models while the ROC/AUC is best for binary classification since our project is to classify the customers into defaulters and non-defaulters. Below are the metrics used to compare the performance of each of the models. From the table above, our best model is the Random Forest which has the highest accuracy of 82.37% and ROC of 78.18%. </w:t>
      </w:r>
    </w:p>
    <w:p w14:paraId="0283BC53" w14:textId="492D5B63" w:rsidR="003977BA" w:rsidRPr="00FE4D51" w:rsidRDefault="4FD80228" w:rsidP="006B6430">
      <w:pPr>
        <w:spacing w:line="480" w:lineRule="auto"/>
        <w:rPr>
          <w:rFonts w:ascii="Times New Roman" w:hAnsi="Times New Roman" w:cs="Times New Roman"/>
          <w:b/>
          <w:bCs/>
          <w:sz w:val="24"/>
          <w:szCs w:val="24"/>
        </w:rPr>
      </w:pPr>
      <w:bookmarkStart w:id="71" w:name="_Toc1511513705"/>
      <w:r w:rsidRPr="00FE4D51">
        <w:rPr>
          <w:rFonts w:ascii="Times New Roman" w:hAnsi="Times New Roman" w:cs="Times New Roman"/>
          <w:sz w:val="24"/>
          <w:szCs w:val="24"/>
        </w:rPr>
        <w:t xml:space="preserve"> </w:t>
      </w:r>
      <w:bookmarkStart w:id="72" w:name="_Toc143455013"/>
      <w:r w:rsidRPr="00FE4D51">
        <w:rPr>
          <w:rStyle w:val="Heading1Char"/>
          <w:b/>
          <w:bCs/>
        </w:rPr>
        <w:t>Initial Model Fit Statistics</w:t>
      </w:r>
      <w:bookmarkEnd w:id="71"/>
      <w:bookmarkEnd w:id="72"/>
    </w:p>
    <w:p w14:paraId="04ECDC0B" w14:textId="38C3F03D" w:rsidR="75479BCC" w:rsidRPr="00C44BAE" w:rsidRDefault="00B95D79" w:rsidP="006B6430">
      <w:pPr>
        <w:spacing w:line="480" w:lineRule="auto"/>
        <w:jc w:val="both"/>
        <w:rPr>
          <w:rFonts w:ascii="Times New Roman" w:eastAsiaTheme="minorEastAsia" w:hAnsi="Times New Roman" w:cs="Times New Roman"/>
          <w:color w:val="374151"/>
          <w:sz w:val="24"/>
          <w:szCs w:val="24"/>
        </w:rPr>
      </w:pPr>
      <w:bookmarkStart w:id="73" w:name="_Hlk143439533"/>
      <w:r w:rsidRPr="00C44BAE">
        <w:rPr>
          <w:rFonts w:ascii="Times New Roman" w:eastAsiaTheme="minorEastAsia" w:hAnsi="Times New Roman" w:cs="Times New Roman"/>
          <w:color w:val="374151"/>
          <w:sz w:val="24"/>
          <w:szCs w:val="24"/>
        </w:rPr>
        <w:t xml:space="preserve">These initial model fit statistics are used to assess how well the model captures patterns and relationships in the training data. However, they are not always sufficient to determine the model's performance on new, unseen data. It's important to also perform validation using a separate </w:t>
      </w:r>
      <w:r w:rsidRPr="00C44BAE">
        <w:rPr>
          <w:rFonts w:ascii="Times New Roman" w:eastAsiaTheme="minorEastAsia" w:hAnsi="Times New Roman" w:cs="Times New Roman"/>
          <w:color w:val="374151"/>
          <w:sz w:val="24"/>
          <w:szCs w:val="24"/>
        </w:rPr>
        <w:lastRenderedPageBreak/>
        <w:t xml:space="preserve">validation or test dataset to ensure that the model generalizes well to new data. Additionally, refining the model through iterative processes of feature engineering, hyperparameter tuning, and evaluation is crucial to </w:t>
      </w:r>
      <w:r w:rsidR="00843A8A" w:rsidRPr="00C44BAE">
        <w:rPr>
          <w:rFonts w:ascii="Times New Roman" w:eastAsiaTheme="minorEastAsia" w:hAnsi="Times New Roman" w:cs="Times New Roman"/>
          <w:color w:val="374151"/>
          <w:sz w:val="24"/>
          <w:szCs w:val="24"/>
        </w:rPr>
        <w:t>achieving</w:t>
      </w:r>
      <w:r w:rsidRPr="00C44BAE">
        <w:rPr>
          <w:rFonts w:ascii="Times New Roman" w:eastAsiaTheme="minorEastAsia" w:hAnsi="Times New Roman" w:cs="Times New Roman"/>
          <w:color w:val="374151"/>
          <w:sz w:val="24"/>
          <w:szCs w:val="24"/>
        </w:rPr>
        <w:t xml:space="preserve"> optimal performance. </w:t>
      </w:r>
      <w:r w:rsidR="75479BCC" w:rsidRPr="00C44BAE">
        <w:rPr>
          <w:rFonts w:ascii="Times New Roman" w:eastAsiaTheme="minorEastAsia" w:hAnsi="Times New Roman" w:cs="Times New Roman"/>
          <w:color w:val="374151"/>
          <w:sz w:val="24"/>
          <w:szCs w:val="24"/>
        </w:rPr>
        <w:t>Initial model fit statistics</w:t>
      </w:r>
      <w:r w:rsidR="00843A8A" w:rsidRPr="00C44BAE">
        <w:rPr>
          <w:rFonts w:ascii="Times New Roman" w:eastAsiaTheme="minorEastAsia" w:hAnsi="Times New Roman" w:cs="Times New Roman"/>
          <w:color w:val="374151"/>
          <w:sz w:val="24"/>
          <w:szCs w:val="24"/>
        </w:rPr>
        <w:t>, therefore,</w:t>
      </w:r>
      <w:r w:rsidRPr="00C44BAE">
        <w:rPr>
          <w:rFonts w:ascii="Times New Roman" w:eastAsiaTheme="minorEastAsia" w:hAnsi="Times New Roman" w:cs="Times New Roman"/>
          <w:color w:val="374151"/>
          <w:sz w:val="24"/>
          <w:szCs w:val="24"/>
        </w:rPr>
        <w:t xml:space="preserve"> </w:t>
      </w:r>
      <w:r w:rsidR="00843A8A" w:rsidRPr="00C44BAE">
        <w:rPr>
          <w:rFonts w:ascii="Times New Roman" w:eastAsiaTheme="minorEastAsia" w:hAnsi="Times New Roman" w:cs="Times New Roman"/>
          <w:color w:val="374151"/>
          <w:sz w:val="24"/>
          <w:szCs w:val="24"/>
        </w:rPr>
        <w:t>are</w:t>
      </w:r>
      <w:r w:rsidRPr="00C44BAE">
        <w:rPr>
          <w:rFonts w:ascii="Times New Roman" w:eastAsiaTheme="minorEastAsia" w:hAnsi="Times New Roman" w:cs="Times New Roman"/>
          <w:color w:val="374151"/>
          <w:sz w:val="24"/>
          <w:szCs w:val="24"/>
        </w:rPr>
        <w:t xml:space="preserve"> the</w:t>
      </w:r>
      <w:r w:rsidR="75479BCC" w:rsidRPr="00C44BAE">
        <w:rPr>
          <w:rFonts w:ascii="Times New Roman" w:eastAsiaTheme="minorEastAsia" w:hAnsi="Times New Roman" w:cs="Times New Roman"/>
          <w:color w:val="374151"/>
          <w:sz w:val="24"/>
          <w:szCs w:val="24"/>
        </w:rPr>
        <w:t xml:space="preserve"> summary metrics and information obtained after training a statistical or machine learning model using a given dataset. Fit statistics is the starting point for evaluating the model performance. They include accuracy score, precision score, F1 score, Recall score, Jaccard score, Log loss, Receiver Operator Characteristics (ROC)</w:t>
      </w:r>
      <w:r w:rsidR="00FE231C" w:rsidRPr="00C44BAE">
        <w:rPr>
          <w:rFonts w:ascii="Times New Roman" w:eastAsiaTheme="minorEastAsia" w:hAnsi="Times New Roman" w:cs="Times New Roman"/>
          <w:color w:val="374151"/>
          <w:sz w:val="24"/>
          <w:szCs w:val="24"/>
        </w:rPr>
        <w:t>,</w:t>
      </w:r>
      <w:r w:rsidR="75479BCC" w:rsidRPr="00C44BAE">
        <w:rPr>
          <w:rFonts w:ascii="Times New Roman" w:eastAsiaTheme="minorEastAsia" w:hAnsi="Times New Roman" w:cs="Times New Roman"/>
          <w:color w:val="374151"/>
          <w:sz w:val="24"/>
          <w:szCs w:val="24"/>
        </w:rPr>
        <w:t xml:space="preserve"> or Area Under Curve (AUC). Our best model based on the Fit Statistics is Random Forest. Random Forest is a versatile </w:t>
      </w:r>
      <w:r w:rsidR="00FE231C" w:rsidRPr="00C44BAE">
        <w:rPr>
          <w:rFonts w:ascii="Times New Roman" w:eastAsiaTheme="minorEastAsia" w:hAnsi="Times New Roman" w:cs="Times New Roman"/>
          <w:color w:val="374151"/>
          <w:sz w:val="24"/>
          <w:szCs w:val="24"/>
        </w:rPr>
        <w:t>machine-learning</w:t>
      </w:r>
      <w:r w:rsidR="75479BCC" w:rsidRPr="00C44BAE">
        <w:rPr>
          <w:rFonts w:ascii="Times New Roman" w:eastAsiaTheme="minorEastAsia" w:hAnsi="Times New Roman" w:cs="Times New Roman"/>
          <w:color w:val="374151"/>
          <w:sz w:val="24"/>
          <w:szCs w:val="24"/>
        </w:rPr>
        <w:t xml:space="preserve"> algorithm </w:t>
      </w:r>
      <w:r w:rsidR="001C4698" w:rsidRPr="00C44BAE">
        <w:rPr>
          <w:rFonts w:ascii="Times New Roman" w:eastAsiaTheme="minorEastAsia" w:hAnsi="Times New Roman" w:cs="Times New Roman"/>
          <w:color w:val="374151"/>
          <w:sz w:val="24"/>
          <w:szCs w:val="24"/>
        </w:rPr>
        <w:t>that</w:t>
      </w:r>
      <w:r w:rsidR="75479BCC" w:rsidRPr="00C44BAE">
        <w:rPr>
          <w:rFonts w:ascii="Times New Roman" w:eastAsiaTheme="minorEastAsia" w:hAnsi="Times New Roman" w:cs="Times New Roman"/>
          <w:color w:val="374151"/>
          <w:sz w:val="24"/>
          <w:szCs w:val="24"/>
        </w:rPr>
        <w:t xml:space="preserve"> leverages an ensemble of multiple decision trees to generate predictions.  An important feature of the Random Forest algorithm is its ability to handle continuous and categorical variables.  It can handle complex datasets and mitigate against overfitting thereby making it a very useful tool for machine learning prediction.  </w:t>
      </w:r>
      <w:bookmarkEnd w:id="73"/>
    </w:p>
    <w:p w14:paraId="05BC9D30" w14:textId="398BDEA9" w:rsidR="00041512" w:rsidRPr="00C44BAE" w:rsidRDefault="4FD80228" w:rsidP="006B6430">
      <w:pPr>
        <w:keepNext/>
        <w:keepLines/>
        <w:spacing w:line="480" w:lineRule="auto"/>
        <w:jc w:val="both"/>
        <w:rPr>
          <w:rFonts w:ascii="Times New Roman" w:hAnsi="Times New Roman" w:cs="Times New Roman"/>
        </w:rPr>
      </w:pPr>
      <w:r w:rsidRPr="00C44BAE">
        <w:rPr>
          <w:rFonts w:ascii="Times New Roman" w:hAnsi="Times New Roman" w:cs="Times New Roman"/>
        </w:rPr>
        <w:t xml:space="preserve"> </w:t>
      </w:r>
      <w:bookmarkStart w:id="74" w:name="_Toc143455014"/>
      <w:r w:rsidRPr="00C44BAE">
        <w:rPr>
          <w:rStyle w:val="Heading1Char"/>
          <w:rFonts w:ascii="Times New Roman" w:hAnsi="Times New Roman" w:cs="Times New Roman"/>
        </w:rPr>
        <w:t>Risk Tiering (e.g., no action, report, refit, rebuild)</w:t>
      </w:r>
      <w:bookmarkEnd w:id="74"/>
    </w:p>
    <w:p w14:paraId="53B89F59" w14:textId="647D5FC3" w:rsidR="75479BCC" w:rsidRPr="006B6430" w:rsidRDefault="75479BCC"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 xml:space="preserve">Risk tiering is a process used in risk management to categorize and group entities, assets, or activities based on their level of risk exposure. It involves assigning different risk levels or tiers to different elements to prioritize and allocate resources, interventions, and mitigation strategies more effectively. In our case, risk tiering is the ability of financial institutions or credit lenders to be able </w:t>
      </w:r>
      <w:r w:rsidR="00C67311" w:rsidRPr="006B6430">
        <w:rPr>
          <w:rFonts w:ascii="Times New Roman" w:eastAsiaTheme="minorEastAsia" w:hAnsi="Times New Roman" w:cs="Times New Roman"/>
          <w:color w:val="374151"/>
          <w:sz w:val="24"/>
          <w:szCs w:val="24"/>
        </w:rPr>
        <w:t xml:space="preserve">to </w:t>
      </w:r>
      <w:r w:rsidRPr="006B6430">
        <w:rPr>
          <w:rFonts w:ascii="Times New Roman" w:eastAsiaTheme="minorEastAsia" w:hAnsi="Times New Roman" w:cs="Times New Roman"/>
          <w:color w:val="374151"/>
          <w:sz w:val="24"/>
          <w:szCs w:val="24"/>
        </w:rPr>
        <w:t xml:space="preserve">assess and properly </w:t>
      </w:r>
      <w:r w:rsidR="00C67311" w:rsidRPr="006B6430">
        <w:rPr>
          <w:rFonts w:ascii="Times New Roman" w:eastAsiaTheme="minorEastAsia" w:hAnsi="Times New Roman" w:cs="Times New Roman"/>
          <w:color w:val="374151"/>
          <w:sz w:val="24"/>
          <w:szCs w:val="24"/>
        </w:rPr>
        <w:t>categorize</w:t>
      </w:r>
      <w:r w:rsidRPr="006B6430">
        <w:rPr>
          <w:rFonts w:ascii="Times New Roman" w:eastAsiaTheme="minorEastAsia" w:hAnsi="Times New Roman" w:cs="Times New Roman"/>
          <w:color w:val="374151"/>
          <w:sz w:val="24"/>
          <w:szCs w:val="24"/>
        </w:rPr>
        <w:t xml:space="preserve"> credit card customers into buckets of risk. It is imperative to state that our model is built on historical data of customers available to us. There is a possibility of model risk associated with the prediction because the other information about customers </w:t>
      </w:r>
      <w:r w:rsidR="00717154" w:rsidRPr="006B6430">
        <w:rPr>
          <w:rFonts w:ascii="Times New Roman" w:eastAsiaTheme="minorEastAsia" w:hAnsi="Times New Roman" w:cs="Times New Roman"/>
          <w:color w:val="374151"/>
          <w:sz w:val="24"/>
          <w:szCs w:val="24"/>
        </w:rPr>
        <w:t xml:space="preserve">is </w:t>
      </w:r>
      <w:r w:rsidRPr="006B6430">
        <w:rPr>
          <w:rFonts w:ascii="Times New Roman" w:eastAsiaTheme="minorEastAsia" w:hAnsi="Times New Roman" w:cs="Times New Roman"/>
          <w:color w:val="374151"/>
          <w:sz w:val="24"/>
          <w:szCs w:val="24"/>
        </w:rPr>
        <w:t xml:space="preserve">not available in the dataset. For instance, the dataset does not contain information about customers’ </w:t>
      </w:r>
      <w:r w:rsidR="00020889" w:rsidRPr="006B6430">
        <w:rPr>
          <w:rFonts w:ascii="Times New Roman" w:eastAsiaTheme="minorEastAsia" w:hAnsi="Times New Roman" w:cs="Times New Roman"/>
          <w:color w:val="374151"/>
          <w:sz w:val="24"/>
          <w:szCs w:val="24"/>
        </w:rPr>
        <w:t>deposit</w:t>
      </w:r>
      <w:r w:rsidRPr="006B6430">
        <w:rPr>
          <w:rFonts w:ascii="Times New Roman" w:eastAsiaTheme="minorEastAsia" w:hAnsi="Times New Roman" w:cs="Times New Roman"/>
          <w:color w:val="374151"/>
          <w:sz w:val="24"/>
          <w:szCs w:val="24"/>
        </w:rPr>
        <w:t xml:space="preserve"> balance history, no information about past credit </w:t>
      </w:r>
      <w:r w:rsidR="004602EA" w:rsidRPr="006B6430">
        <w:rPr>
          <w:rFonts w:ascii="Times New Roman" w:eastAsiaTheme="minorEastAsia" w:hAnsi="Times New Roman" w:cs="Times New Roman"/>
          <w:color w:val="374151"/>
          <w:sz w:val="24"/>
          <w:szCs w:val="24"/>
        </w:rPr>
        <w:t>ratings</w:t>
      </w:r>
      <w:r w:rsidR="00AA373A" w:rsidRPr="006B6430">
        <w:rPr>
          <w:rFonts w:ascii="Times New Roman" w:eastAsiaTheme="minorEastAsia" w:hAnsi="Times New Roman" w:cs="Times New Roman"/>
          <w:color w:val="374151"/>
          <w:sz w:val="24"/>
          <w:szCs w:val="24"/>
        </w:rPr>
        <w:t>,</w:t>
      </w:r>
      <w:r w:rsidRPr="006B6430">
        <w:rPr>
          <w:rFonts w:ascii="Times New Roman" w:eastAsiaTheme="minorEastAsia" w:hAnsi="Times New Roman" w:cs="Times New Roman"/>
          <w:color w:val="374151"/>
          <w:sz w:val="24"/>
          <w:szCs w:val="24"/>
        </w:rPr>
        <w:t xml:space="preserve"> and, also, no information about customers’ dependents. Due to </w:t>
      </w:r>
      <w:r w:rsidR="005D20D6" w:rsidRPr="006B6430">
        <w:rPr>
          <w:rFonts w:ascii="Times New Roman" w:eastAsiaTheme="minorEastAsia" w:hAnsi="Times New Roman" w:cs="Times New Roman"/>
          <w:color w:val="374151"/>
          <w:sz w:val="24"/>
          <w:szCs w:val="24"/>
        </w:rPr>
        <w:t xml:space="preserve">the </w:t>
      </w:r>
      <w:r w:rsidRPr="006B6430">
        <w:rPr>
          <w:rFonts w:ascii="Times New Roman" w:eastAsiaTheme="minorEastAsia" w:hAnsi="Times New Roman" w:cs="Times New Roman"/>
          <w:color w:val="374151"/>
          <w:sz w:val="24"/>
          <w:szCs w:val="24"/>
        </w:rPr>
        <w:t xml:space="preserve">unavailability of such information, we categorize the model risk </w:t>
      </w:r>
      <w:r w:rsidR="00522AB9" w:rsidRPr="006B6430">
        <w:rPr>
          <w:rFonts w:ascii="Times New Roman" w:eastAsiaTheme="minorEastAsia" w:hAnsi="Times New Roman" w:cs="Times New Roman"/>
          <w:color w:val="374151"/>
          <w:sz w:val="24"/>
          <w:szCs w:val="24"/>
        </w:rPr>
        <w:lastRenderedPageBreak/>
        <w:t>as</w:t>
      </w:r>
      <w:r w:rsidRPr="006B6430">
        <w:rPr>
          <w:rFonts w:ascii="Times New Roman" w:eastAsiaTheme="minorEastAsia" w:hAnsi="Times New Roman" w:cs="Times New Roman"/>
          <w:color w:val="374151"/>
          <w:sz w:val="24"/>
          <w:szCs w:val="24"/>
        </w:rPr>
        <w:t xml:space="preserve"> low. However, users of the model need to develop a risk model using risk scorecards to group customers based on the model prediction of default and not default.  </w:t>
      </w:r>
    </w:p>
    <w:p w14:paraId="4AFED897" w14:textId="07FEF510" w:rsidR="75479BCC" w:rsidRPr="006B6430" w:rsidRDefault="75479BCC"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Besides these, the possibility of variable drift could also pose a risk to the prediction of this model. If there are changes to the factors used in this model, they affect the accuracy of the predicted model when deployed. Below is the categorization of the risks associated with our model.</w:t>
      </w:r>
    </w:p>
    <w:p w14:paraId="649B4D8E" w14:textId="585E5F41" w:rsidR="75479BCC" w:rsidRPr="006B6430" w:rsidRDefault="00103945"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b/>
          <w:bCs/>
          <w:color w:val="374151"/>
          <w:sz w:val="24"/>
          <w:szCs w:val="24"/>
        </w:rPr>
        <w:t>Low-Risk</w:t>
      </w:r>
      <w:r w:rsidR="75479BCC" w:rsidRPr="006B6430">
        <w:rPr>
          <w:rFonts w:ascii="Times New Roman" w:eastAsiaTheme="minorEastAsia" w:hAnsi="Times New Roman" w:cs="Times New Roman"/>
          <w:b/>
          <w:bCs/>
          <w:color w:val="374151"/>
          <w:sz w:val="24"/>
          <w:szCs w:val="24"/>
        </w:rPr>
        <w:t xml:space="preserve"> Tier:</w:t>
      </w:r>
      <w:r w:rsidR="75479BCC" w:rsidRPr="006B6430">
        <w:rPr>
          <w:rFonts w:ascii="Times New Roman" w:eastAsiaTheme="minorEastAsia" w:hAnsi="Times New Roman" w:cs="Times New Roman"/>
          <w:color w:val="374151"/>
          <w:sz w:val="24"/>
          <w:szCs w:val="24"/>
        </w:rPr>
        <w:t xml:space="preserve"> Our report covers the initial stages of model development, including data preprocessing, variables monitoring, and data quality checks. These steps are fundamental and aim to ensure the reliability and accuracy of the data, which is essential for building a robust predictive model. The absence of missing values and the utilization of techniques such as Cap and Floor for handling outliers indicates a thorough approach to data preparation.</w:t>
      </w:r>
    </w:p>
    <w:p w14:paraId="442C2D12" w14:textId="0CA13409" w:rsidR="75479BCC" w:rsidRPr="006B6430" w:rsidRDefault="75479BCC"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b/>
          <w:bCs/>
          <w:color w:val="374151"/>
          <w:sz w:val="24"/>
          <w:szCs w:val="24"/>
        </w:rPr>
        <w:t xml:space="preserve">The Moderate Risk Tier: </w:t>
      </w:r>
      <w:r w:rsidRPr="006B6430">
        <w:rPr>
          <w:rFonts w:ascii="Times New Roman" w:eastAsiaTheme="minorEastAsia" w:hAnsi="Times New Roman" w:cs="Times New Roman"/>
          <w:color w:val="374151"/>
          <w:sz w:val="24"/>
          <w:szCs w:val="24"/>
        </w:rPr>
        <w:t xml:space="preserve">We discuss the implementation of Variable Drift Monitoring Tolerance, which indicates an awareness of potential changes in the statistical properties of variables over time. This demonstrates a proactive approach to ensuring model accuracy and stability post-deployment. The recognition of </w:t>
      </w:r>
      <w:r w:rsidR="00A079E4" w:rsidRPr="006B6430">
        <w:rPr>
          <w:rFonts w:ascii="Times New Roman" w:eastAsiaTheme="minorEastAsia" w:hAnsi="Times New Roman" w:cs="Times New Roman"/>
          <w:color w:val="374151"/>
          <w:sz w:val="24"/>
          <w:szCs w:val="24"/>
        </w:rPr>
        <w:t>variables’</w:t>
      </w:r>
      <w:r w:rsidRPr="006B6430">
        <w:rPr>
          <w:rFonts w:ascii="Times New Roman" w:eastAsiaTheme="minorEastAsia" w:hAnsi="Times New Roman" w:cs="Times New Roman"/>
          <w:color w:val="374151"/>
          <w:sz w:val="24"/>
          <w:szCs w:val="24"/>
        </w:rPr>
        <w:t xml:space="preserve"> sensitivity to changing customer statuses and the need for ongoing monitoring aligns with responsible model maintenance.</w:t>
      </w:r>
    </w:p>
    <w:p w14:paraId="2B794EDF" w14:textId="204F377A" w:rsidR="75479BCC" w:rsidRPr="006B6430" w:rsidRDefault="75479BCC"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b/>
          <w:bCs/>
          <w:color w:val="374151"/>
          <w:sz w:val="24"/>
          <w:szCs w:val="24"/>
        </w:rPr>
        <w:t xml:space="preserve">Moderate to Higher Risk Tier: </w:t>
      </w:r>
      <w:r w:rsidRPr="006B6430">
        <w:rPr>
          <w:rFonts w:ascii="Times New Roman" w:eastAsiaTheme="minorEastAsia" w:hAnsi="Times New Roman" w:cs="Times New Roman"/>
          <w:color w:val="374151"/>
          <w:sz w:val="24"/>
          <w:szCs w:val="24"/>
        </w:rPr>
        <w:t>Our Initial Model Fit Statistics and the evaluation of model performance metrics introduces more complexity and technical detail. Our report acknowledges key metrics such as accuracy score, precision score, Jaccard score, Recall score, and F1 score. While these metrics provide valuable insights into model performance, their correct interpretation and effective utilization require a deeper understanding of machine learning concepts and statistics.</w:t>
      </w:r>
    </w:p>
    <w:p w14:paraId="70B79C41" w14:textId="7719B16A" w:rsidR="75479BCC" w:rsidRPr="006B6430" w:rsidRDefault="38F2174A" w:rsidP="006B6430">
      <w:p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b/>
          <w:bCs/>
          <w:color w:val="374151"/>
          <w:sz w:val="24"/>
          <w:szCs w:val="24"/>
        </w:rPr>
        <w:t xml:space="preserve">High-Risk Tier: </w:t>
      </w:r>
      <w:r w:rsidRPr="006B6430">
        <w:rPr>
          <w:rFonts w:ascii="Times New Roman" w:eastAsiaTheme="minorEastAsia" w:hAnsi="Times New Roman" w:cs="Times New Roman"/>
          <w:color w:val="374151"/>
          <w:sz w:val="24"/>
          <w:szCs w:val="24"/>
        </w:rPr>
        <w:t xml:space="preserve">The utilization of Random Forest algorithms for the final model, along with the interpretation of metrics like ROC and AUC, enters the realm of advanced machine learning. </w:t>
      </w:r>
      <w:r w:rsidRPr="006B6430">
        <w:rPr>
          <w:rFonts w:ascii="Times New Roman" w:eastAsiaTheme="minorEastAsia" w:hAnsi="Times New Roman" w:cs="Times New Roman"/>
          <w:color w:val="374151"/>
          <w:sz w:val="24"/>
          <w:szCs w:val="24"/>
        </w:rPr>
        <w:lastRenderedPageBreak/>
        <w:t>Random Forest is a powerful technique, but its optimal implementation demands a strong grasp of ensemble methods, feature importance, and hyperparameter tuning. Similarly, ROC and AUC involve intricate analysis of model discrimination and classification performance.</w:t>
      </w:r>
    </w:p>
    <w:p w14:paraId="6B0E8F0C" w14:textId="10D49094" w:rsidR="0F1B1CBC" w:rsidRPr="00C44BAE" w:rsidRDefault="4FD80228" w:rsidP="006B6430">
      <w:pPr>
        <w:pStyle w:val="Heading1"/>
        <w:spacing w:line="480" w:lineRule="auto"/>
        <w:jc w:val="both"/>
        <w:rPr>
          <w:rFonts w:ascii="Times New Roman" w:eastAsiaTheme="minorEastAsia" w:hAnsi="Times New Roman" w:cs="Times New Roman"/>
          <w:b/>
          <w:bCs/>
          <w:color w:val="374151"/>
          <w:sz w:val="24"/>
          <w:szCs w:val="24"/>
        </w:rPr>
      </w:pPr>
      <w:bookmarkStart w:id="75" w:name="_Toc1740319934"/>
      <w:bookmarkStart w:id="76" w:name="_Toc143455015"/>
      <w:r w:rsidRPr="00C44BAE">
        <w:rPr>
          <w:rFonts w:ascii="Times New Roman" w:hAnsi="Times New Roman" w:cs="Times New Roman"/>
          <w:b/>
          <w:bCs/>
        </w:rPr>
        <w:t>Model Assumptions and Limitations</w:t>
      </w:r>
      <w:bookmarkEnd w:id="75"/>
      <w:bookmarkEnd w:id="76"/>
    </w:p>
    <w:p w14:paraId="6A7B6CAB" w14:textId="5D56029B" w:rsidR="38F2174A" w:rsidRPr="006B6430" w:rsidRDefault="38F2174A" w:rsidP="006B6430">
      <w:pPr>
        <w:pStyle w:val="ListParagraph"/>
        <w:numPr>
          <w:ilvl w:val="0"/>
          <w:numId w:val="1"/>
        </w:num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 xml:space="preserve">The model assumed that the variables used for training the model are independent and not correlated. There is a class correlation between some classes of variables where some variables in the same class tend to have </w:t>
      </w:r>
      <w:r w:rsidR="00B0480A" w:rsidRPr="006B6430">
        <w:rPr>
          <w:rFonts w:ascii="Times New Roman" w:eastAsiaTheme="minorEastAsia" w:hAnsi="Times New Roman" w:cs="Times New Roman"/>
          <w:color w:val="374151"/>
          <w:sz w:val="24"/>
          <w:szCs w:val="24"/>
        </w:rPr>
        <w:t xml:space="preserve">a </w:t>
      </w:r>
      <w:r w:rsidRPr="006B6430">
        <w:rPr>
          <w:rFonts w:ascii="Times New Roman" w:eastAsiaTheme="minorEastAsia" w:hAnsi="Times New Roman" w:cs="Times New Roman"/>
          <w:color w:val="374151"/>
          <w:sz w:val="24"/>
          <w:szCs w:val="24"/>
        </w:rPr>
        <w:t xml:space="preserve">correlation </w:t>
      </w:r>
      <w:r w:rsidR="00B0480A" w:rsidRPr="006B6430">
        <w:rPr>
          <w:rFonts w:ascii="Times New Roman" w:eastAsiaTheme="minorEastAsia" w:hAnsi="Times New Roman" w:cs="Times New Roman"/>
          <w:color w:val="374151"/>
          <w:sz w:val="24"/>
          <w:szCs w:val="24"/>
        </w:rPr>
        <w:t xml:space="preserve">coefficient </w:t>
      </w:r>
      <w:r w:rsidRPr="006B6430">
        <w:rPr>
          <w:rFonts w:ascii="Times New Roman" w:eastAsiaTheme="minorEastAsia" w:hAnsi="Times New Roman" w:cs="Times New Roman"/>
          <w:color w:val="374151"/>
          <w:sz w:val="24"/>
          <w:szCs w:val="24"/>
        </w:rPr>
        <w:t xml:space="preserve">above our range. We did not remove such variables because they were correlated with themselves and not correlated with other variables in the dataset. The variables affected are Pay_2 to Pay_5 and Bill_Amt_2 to Bill_Amt5. Removing these variables will affect the performance of the model. </w:t>
      </w:r>
    </w:p>
    <w:p w14:paraId="75564419" w14:textId="7D3A86E2" w:rsidR="38F2174A" w:rsidRPr="006B6430" w:rsidRDefault="38F2174A" w:rsidP="006B6430">
      <w:pPr>
        <w:pStyle w:val="ListParagraph"/>
        <w:numPr>
          <w:ilvl w:val="0"/>
          <w:numId w:val="1"/>
        </w:num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Our training data is representative of the entire population or the problem domain.</w:t>
      </w:r>
    </w:p>
    <w:p w14:paraId="4DDEA7F0" w14:textId="2F95D48D" w:rsidR="38F2174A" w:rsidRPr="006B6430" w:rsidRDefault="4FD80228" w:rsidP="006B6430">
      <w:pPr>
        <w:spacing w:line="480" w:lineRule="auto"/>
        <w:rPr>
          <w:rFonts w:ascii="Times New Roman" w:eastAsiaTheme="minorEastAsia" w:hAnsi="Times New Roman" w:cs="Times New Roman"/>
          <w:b/>
          <w:bCs/>
          <w:color w:val="374151"/>
          <w:sz w:val="24"/>
          <w:szCs w:val="24"/>
        </w:rPr>
      </w:pPr>
      <w:bookmarkStart w:id="77" w:name="_Toc491960595"/>
      <w:r w:rsidRPr="006B6430">
        <w:rPr>
          <w:rFonts w:ascii="Times New Roman" w:hAnsi="Times New Roman" w:cs="Times New Roman"/>
          <w:b/>
          <w:bCs/>
          <w:sz w:val="24"/>
          <w:szCs w:val="24"/>
        </w:rPr>
        <w:t>The limitations of the model are</w:t>
      </w:r>
      <w:bookmarkEnd w:id="77"/>
    </w:p>
    <w:p w14:paraId="4BE39D82" w14:textId="4D702B32" w:rsidR="38F2174A" w:rsidRPr="006B6430" w:rsidRDefault="38F2174A" w:rsidP="006B6430">
      <w:pPr>
        <w:pStyle w:val="ListParagraph"/>
        <w:numPr>
          <w:ilvl w:val="0"/>
          <w:numId w:val="2"/>
        </w:num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 xml:space="preserve">Black Box Model. Our best model, Random Forest is a black box model because its internal is difficult to interpret especially when dealing with </w:t>
      </w:r>
      <w:r w:rsidR="00B0480A" w:rsidRPr="006B6430">
        <w:rPr>
          <w:rFonts w:ascii="Times New Roman" w:eastAsiaTheme="minorEastAsia" w:hAnsi="Times New Roman" w:cs="Times New Roman"/>
          <w:color w:val="374151"/>
          <w:sz w:val="24"/>
          <w:szCs w:val="24"/>
        </w:rPr>
        <w:t xml:space="preserve">a </w:t>
      </w:r>
      <w:r w:rsidRPr="006B6430">
        <w:rPr>
          <w:rFonts w:ascii="Times New Roman" w:eastAsiaTheme="minorEastAsia" w:hAnsi="Times New Roman" w:cs="Times New Roman"/>
          <w:color w:val="374151"/>
          <w:sz w:val="24"/>
          <w:szCs w:val="24"/>
        </w:rPr>
        <w:t xml:space="preserve">large dataset. </w:t>
      </w:r>
    </w:p>
    <w:p w14:paraId="4BD0B635" w14:textId="26A8BFC5" w:rsidR="00D26C31" w:rsidRPr="006B6430" w:rsidRDefault="38F2174A" w:rsidP="006B6430">
      <w:pPr>
        <w:pStyle w:val="ListParagraph"/>
        <w:numPr>
          <w:ilvl w:val="0"/>
          <w:numId w:val="2"/>
        </w:numPr>
        <w:spacing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Hyperparameter Tuning. Our best model, Random Forest is less sensitive to hyperparameter tuning</w:t>
      </w:r>
      <w:r w:rsidR="00B0480A" w:rsidRPr="006B6430">
        <w:rPr>
          <w:rFonts w:ascii="Times New Roman" w:eastAsiaTheme="minorEastAsia" w:hAnsi="Times New Roman" w:cs="Times New Roman"/>
          <w:color w:val="374151"/>
          <w:sz w:val="24"/>
          <w:szCs w:val="24"/>
        </w:rPr>
        <w:t>,</w:t>
      </w:r>
      <w:r w:rsidRPr="006B6430">
        <w:rPr>
          <w:rFonts w:ascii="Times New Roman" w:eastAsiaTheme="minorEastAsia" w:hAnsi="Times New Roman" w:cs="Times New Roman"/>
          <w:color w:val="374151"/>
          <w:sz w:val="24"/>
          <w:szCs w:val="24"/>
        </w:rPr>
        <w:t xml:space="preserve"> and finding the right combination of hyperparameters for optimal performance of the model can be challenging. It also takes a lot of time to run using a set of hyperparameters that can improve its performance. </w:t>
      </w:r>
    </w:p>
    <w:p w14:paraId="2A36C57C" w14:textId="514E83B7" w:rsidR="00D00B57" w:rsidRPr="00C44BAE" w:rsidRDefault="4FD80228" w:rsidP="006B6430">
      <w:pPr>
        <w:pStyle w:val="Heading1"/>
        <w:spacing w:line="480" w:lineRule="auto"/>
        <w:jc w:val="both"/>
        <w:rPr>
          <w:rFonts w:ascii="Times New Roman" w:eastAsiaTheme="minorEastAsia" w:hAnsi="Times New Roman" w:cs="Times New Roman"/>
          <w:b/>
          <w:bCs/>
          <w:color w:val="374151"/>
          <w:sz w:val="24"/>
          <w:szCs w:val="24"/>
        </w:rPr>
      </w:pPr>
      <w:bookmarkStart w:id="78" w:name="_Toc1567372272"/>
      <w:bookmarkStart w:id="79" w:name="_Toc143455016"/>
      <w:bookmarkStart w:id="80" w:name="_Hlk143438932"/>
      <w:r w:rsidRPr="00C44BAE">
        <w:rPr>
          <w:rFonts w:ascii="Times New Roman" w:hAnsi="Times New Roman" w:cs="Times New Roman"/>
          <w:b/>
          <w:bCs/>
        </w:rPr>
        <w:lastRenderedPageBreak/>
        <w:t>Recommendations</w:t>
      </w:r>
      <w:bookmarkEnd w:id="78"/>
      <w:bookmarkEnd w:id="79"/>
    </w:p>
    <w:p w14:paraId="0DD3123D" w14:textId="02224E1D" w:rsidR="00E241F8" w:rsidRPr="006B6430" w:rsidRDefault="00CB24EE" w:rsidP="006B6430">
      <w:pPr>
        <w:pStyle w:val="ListParagraph"/>
        <w:numPr>
          <w:ilvl w:val="0"/>
          <w:numId w:val="11"/>
        </w:numPr>
        <w:spacing w:after="0"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 xml:space="preserve">From the </w:t>
      </w:r>
      <w:r w:rsidR="006F228F" w:rsidRPr="006B6430">
        <w:rPr>
          <w:rFonts w:ascii="Times New Roman" w:eastAsiaTheme="minorEastAsia" w:hAnsi="Times New Roman" w:cs="Times New Roman"/>
          <w:color w:val="374151"/>
          <w:sz w:val="24"/>
          <w:szCs w:val="24"/>
        </w:rPr>
        <w:t>outcome of the model, the categ</w:t>
      </w:r>
      <w:r w:rsidR="00380C4A" w:rsidRPr="006B6430">
        <w:rPr>
          <w:rFonts w:ascii="Times New Roman" w:eastAsiaTheme="minorEastAsia" w:hAnsi="Times New Roman" w:cs="Times New Roman"/>
          <w:color w:val="374151"/>
          <w:sz w:val="24"/>
          <w:szCs w:val="24"/>
        </w:rPr>
        <w:t xml:space="preserve">orical </w:t>
      </w:r>
      <w:r w:rsidR="004B4ED4" w:rsidRPr="006B6430">
        <w:rPr>
          <w:rFonts w:ascii="Times New Roman" w:eastAsiaTheme="minorEastAsia" w:hAnsi="Times New Roman" w:cs="Times New Roman"/>
          <w:color w:val="374151"/>
          <w:sz w:val="24"/>
          <w:szCs w:val="24"/>
        </w:rPr>
        <w:t xml:space="preserve">features </w:t>
      </w:r>
      <w:r w:rsidR="009C1543" w:rsidRPr="006B6430">
        <w:rPr>
          <w:rFonts w:ascii="Times New Roman" w:eastAsiaTheme="minorEastAsia" w:hAnsi="Times New Roman" w:cs="Times New Roman"/>
          <w:color w:val="374151"/>
          <w:sz w:val="24"/>
          <w:szCs w:val="24"/>
        </w:rPr>
        <w:t xml:space="preserve">are </w:t>
      </w:r>
      <w:r w:rsidR="00E90461" w:rsidRPr="006B6430">
        <w:rPr>
          <w:rFonts w:ascii="Times New Roman" w:eastAsiaTheme="minorEastAsia" w:hAnsi="Times New Roman" w:cs="Times New Roman"/>
          <w:color w:val="374151"/>
          <w:sz w:val="24"/>
          <w:szCs w:val="24"/>
        </w:rPr>
        <w:t xml:space="preserve">risk factors that the </w:t>
      </w:r>
      <w:r w:rsidR="00CC4715" w:rsidRPr="006B6430">
        <w:rPr>
          <w:rFonts w:ascii="Times New Roman" w:eastAsiaTheme="minorEastAsia" w:hAnsi="Times New Roman" w:cs="Times New Roman"/>
          <w:color w:val="374151"/>
          <w:sz w:val="24"/>
          <w:szCs w:val="24"/>
        </w:rPr>
        <w:t>credit analyst must pay attention</w:t>
      </w:r>
      <w:r w:rsidR="6F5CED2C" w:rsidRPr="006B6430">
        <w:rPr>
          <w:rFonts w:ascii="Times New Roman" w:eastAsiaTheme="minorEastAsia" w:hAnsi="Times New Roman" w:cs="Times New Roman"/>
          <w:color w:val="374151"/>
          <w:sz w:val="24"/>
          <w:szCs w:val="24"/>
        </w:rPr>
        <w:t xml:space="preserve"> to</w:t>
      </w:r>
      <w:r w:rsidR="002501A4" w:rsidRPr="006B6430">
        <w:rPr>
          <w:rFonts w:ascii="Times New Roman" w:eastAsiaTheme="minorEastAsia" w:hAnsi="Times New Roman" w:cs="Times New Roman"/>
          <w:color w:val="374151"/>
          <w:sz w:val="24"/>
          <w:szCs w:val="24"/>
        </w:rPr>
        <w:t xml:space="preserve"> </w:t>
      </w:r>
      <w:r w:rsidR="00401684" w:rsidRPr="006B6430">
        <w:rPr>
          <w:rFonts w:ascii="Times New Roman" w:eastAsiaTheme="minorEastAsia" w:hAnsi="Times New Roman" w:cs="Times New Roman"/>
          <w:color w:val="374151"/>
          <w:sz w:val="24"/>
          <w:szCs w:val="24"/>
        </w:rPr>
        <w:t>female</w:t>
      </w:r>
      <w:r w:rsidR="1D513051" w:rsidRPr="006B6430">
        <w:rPr>
          <w:rFonts w:ascii="Times New Roman" w:eastAsiaTheme="minorEastAsia" w:hAnsi="Times New Roman" w:cs="Times New Roman"/>
          <w:color w:val="374151"/>
          <w:sz w:val="24"/>
          <w:szCs w:val="24"/>
        </w:rPr>
        <w:t xml:space="preserve"> </w:t>
      </w:r>
      <w:r w:rsidR="2BB1C3E5" w:rsidRPr="006B6430">
        <w:rPr>
          <w:rFonts w:ascii="Times New Roman" w:eastAsiaTheme="minorEastAsia" w:hAnsi="Times New Roman" w:cs="Times New Roman"/>
          <w:color w:val="374151"/>
          <w:sz w:val="24"/>
          <w:szCs w:val="24"/>
        </w:rPr>
        <w:t>gende</w:t>
      </w:r>
      <w:r w:rsidR="001F0296" w:rsidRPr="006B6430">
        <w:rPr>
          <w:rFonts w:ascii="Times New Roman" w:eastAsiaTheme="minorEastAsia" w:hAnsi="Times New Roman" w:cs="Times New Roman"/>
          <w:color w:val="374151"/>
          <w:sz w:val="24"/>
          <w:szCs w:val="24"/>
        </w:rPr>
        <w:t>r</w:t>
      </w:r>
      <w:r w:rsidR="00401684" w:rsidRPr="006B6430">
        <w:rPr>
          <w:rFonts w:ascii="Times New Roman" w:eastAsiaTheme="minorEastAsia" w:hAnsi="Times New Roman" w:cs="Times New Roman"/>
          <w:color w:val="374151"/>
          <w:sz w:val="24"/>
          <w:szCs w:val="24"/>
        </w:rPr>
        <w:t xml:space="preserve">, </w:t>
      </w:r>
      <w:r w:rsidR="00C30C22" w:rsidRPr="006B6430">
        <w:rPr>
          <w:rFonts w:ascii="Times New Roman" w:eastAsiaTheme="minorEastAsia" w:hAnsi="Times New Roman" w:cs="Times New Roman"/>
          <w:color w:val="374151"/>
          <w:sz w:val="24"/>
          <w:szCs w:val="24"/>
        </w:rPr>
        <w:t>university students, age</w:t>
      </w:r>
      <w:r w:rsidR="00183C3A" w:rsidRPr="006B6430">
        <w:rPr>
          <w:rFonts w:ascii="Times New Roman" w:eastAsiaTheme="minorEastAsia" w:hAnsi="Times New Roman" w:cs="Times New Roman"/>
          <w:color w:val="374151"/>
          <w:sz w:val="24"/>
          <w:szCs w:val="24"/>
        </w:rPr>
        <w:t>s between 24 to 29</w:t>
      </w:r>
      <w:r w:rsidR="00F76811" w:rsidRPr="006B6430">
        <w:rPr>
          <w:rFonts w:ascii="Times New Roman" w:eastAsiaTheme="minorEastAsia" w:hAnsi="Times New Roman" w:cs="Times New Roman"/>
          <w:color w:val="374151"/>
          <w:sz w:val="24"/>
          <w:szCs w:val="24"/>
        </w:rPr>
        <w:t>, limit balance of $50,000</w:t>
      </w:r>
      <w:r w:rsidR="00992011" w:rsidRPr="006B6430">
        <w:rPr>
          <w:rFonts w:ascii="Times New Roman" w:eastAsiaTheme="minorEastAsia" w:hAnsi="Times New Roman" w:cs="Times New Roman"/>
          <w:color w:val="374151"/>
          <w:sz w:val="24"/>
          <w:szCs w:val="24"/>
        </w:rPr>
        <w:t>,</w:t>
      </w:r>
      <w:r w:rsidR="00183C3A" w:rsidRPr="006B6430">
        <w:rPr>
          <w:rFonts w:ascii="Times New Roman" w:eastAsiaTheme="minorEastAsia" w:hAnsi="Times New Roman" w:cs="Times New Roman"/>
          <w:color w:val="374151"/>
          <w:sz w:val="24"/>
          <w:szCs w:val="24"/>
        </w:rPr>
        <w:t xml:space="preserve"> and </w:t>
      </w:r>
      <w:r w:rsidR="005D7858" w:rsidRPr="006B6430">
        <w:rPr>
          <w:rFonts w:ascii="Times New Roman" w:eastAsiaTheme="minorEastAsia" w:hAnsi="Times New Roman" w:cs="Times New Roman"/>
          <w:color w:val="374151"/>
          <w:sz w:val="24"/>
          <w:szCs w:val="24"/>
        </w:rPr>
        <w:t>single marital status</w:t>
      </w:r>
      <w:r w:rsidR="00E31480" w:rsidRPr="006B6430">
        <w:rPr>
          <w:rFonts w:ascii="Times New Roman" w:eastAsiaTheme="minorEastAsia" w:hAnsi="Times New Roman" w:cs="Times New Roman"/>
          <w:color w:val="374151"/>
          <w:sz w:val="24"/>
          <w:szCs w:val="24"/>
        </w:rPr>
        <w:t xml:space="preserve"> </w:t>
      </w:r>
      <w:r w:rsidR="00542F4D" w:rsidRPr="006B6430">
        <w:rPr>
          <w:rFonts w:ascii="Times New Roman" w:eastAsiaTheme="minorEastAsia" w:hAnsi="Times New Roman" w:cs="Times New Roman"/>
          <w:color w:val="374151"/>
          <w:sz w:val="24"/>
          <w:szCs w:val="24"/>
        </w:rPr>
        <w:t xml:space="preserve">because </w:t>
      </w:r>
      <w:r w:rsidR="00E31480" w:rsidRPr="006B6430">
        <w:rPr>
          <w:rFonts w:ascii="Times New Roman" w:eastAsiaTheme="minorEastAsia" w:hAnsi="Times New Roman" w:cs="Times New Roman"/>
          <w:color w:val="374151"/>
          <w:sz w:val="24"/>
          <w:szCs w:val="24"/>
        </w:rPr>
        <w:t xml:space="preserve">these </w:t>
      </w:r>
      <w:r w:rsidR="0087060F" w:rsidRPr="006B6430">
        <w:rPr>
          <w:rFonts w:ascii="Times New Roman" w:eastAsiaTheme="minorEastAsia" w:hAnsi="Times New Roman" w:cs="Times New Roman"/>
          <w:color w:val="374151"/>
          <w:sz w:val="24"/>
          <w:szCs w:val="24"/>
        </w:rPr>
        <w:t xml:space="preserve">were </w:t>
      </w:r>
      <w:r w:rsidR="00610AE4" w:rsidRPr="006B6430">
        <w:rPr>
          <w:rFonts w:ascii="Times New Roman" w:eastAsiaTheme="minorEastAsia" w:hAnsi="Times New Roman" w:cs="Times New Roman"/>
          <w:color w:val="374151"/>
          <w:sz w:val="24"/>
          <w:szCs w:val="24"/>
        </w:rPr>
        <w:t xml:space="preserve">the </w:t>
      </w:r>
      <w:r w:rsidR="00665127" w:rsidRPr="006B6430">
        <w:rPr>
          <w:rFonts w:ascii="Times New Roman" w:eastAsiaTheme="minorEastAsia" w:hAnsi="Times New Roman" w:cs="Times New Roman"/>
          <w:color w:val="374151"/>
          <w:sz w:val="24"/>
          <w:szCs w:val="24"/>
        </w:rPr>
        <w:t>class</w:t>
      </w:r>
      <w:r w:rsidR="00F77B59" w:rsidRPr="006B6430">
        <w:rPr>
          <w:rFonts w:ascii="Times New Roman" w:eastAsiaTheme="minorEastAsia" w:hAnsi="Times New Roman" w:cs="Times New Roman"/>
          <w:color w:val="374151"/>
          <w:sz w:val="24"/>
          <w:szCs w:val="24"/>
        </w:rPr>
        <w:t>es</w:t>
      </w:r>
      <w:r w:rsidR="00665127" w:rsidRPr="006B6430">
        <w:rPr>
          <w:rFonts w:ascii="Times New Roman" w:eastAsiaTheme="minorEastAsia" w:hAnsi="Times New Roman" w:cs="Times New Roman"/>
          <w:color w:val="374151"/>
          <w:sz w:val="24"/>
          <w:szCs w:val="24"/>
        </w:rPr>
        <w:t xml:space="preserve"> in the</w:t>
      </w:r>
      <w:r w:rsidR="000F0650" w:rsidRPr="006B6430">
        <w:rPr>
          <w:rFonts w:ascii="Times New Roman" w:eastAsiaTheme="minorEastAsia" w:hAnsi="Times New Roman" w:cs="Times New Roman"/>
          <w:color w:val="374151"/>
          <w:sz w:val="24"/>
          <w:szCs w:val="24"/>
        </w:rPr>
        <w:t xml:space="preserve"> model that </w:t>
      </w:r>
      <w:r w:rsidR="00992011" w:rsidRPr="006B6430">
        <w:rPr>
          <w:rFonts w:ascii="Times New Roman" w:eastAsiaTheme="minorEastAsia" w:hAnsi="Times New Roman" w:cs="Times New Roman"/>
          <w:color w:val="374151"/>
          <w:sz w:val="24"/>
          <w:szCs w:val="24"/>
        </w:rPr>
        <w:t>ha</w:t>
      </w:r>
      <w:r w:rsidR="00F77B59" w:rsidRPr="006B6430">
        <w:rPr>
          <w:rFonts w:ascii="Times New Roman" w:eastAsiaTheme="minorEastAsia" w:hAnsi="Times New Roman" w:cs="Times New Roman"/>
          <w:color w:val="374151"/>
          <w:sz w:val="24"/>
          <w:szCs w:val="24"/>
        </w:rPr>
        <w:t>ve</w:t>
      </w:r>
      <w:r w:rsidR="000F0650" w:rsidRPr="006B6430">
        <w:rPr>
          <w:rFonts w:ascii="Times New Roman" w:eastAsiaTheme="minorEastAsia" w:hAnsi="Times New Roman" w:cs="Times New Roman"/>
          <w:color w:val="374151"/>
          <w:sz w:val="24"/>
          <w:szCs w:val="24"/>
        </w:rPr>
        <w:t xml:space="preserve"> the </w:t>
      </w:r>
      <w:r w:rsidR="000C4BB0" w:rsidRPr="006B6430">
        <w:rPr>
          <w:rFonts w:ascii="Times New Roman" w:eastAsiaTheme="minorEastAsia" w:hAnsi="Times New Roman" w:cs="Times New Roman"/>
          <w:color w:val="374151"/>
          <w:sz w:val="24"/>
          <w:szCs w:val="24"/>
        </w:rPr>
        <w:t xml:space="preserve">highest </w:t>
      </w:r>
      <w:r w:rsidR="00176AB0" w:rsidRPr="006B6430">
        <w:rPr>
          <w:rFonts w:ascii="Times New Roman" w:eastAsiaTheme="minorEastAsia" w:hAnsi="Times New Roman" w:cs="Times New Roman"/>
          <w:color w:val="374151"/>
          <w:sz w:val="24"/>
          <w:szCs w:val="24"/>
        </w:rPr>
        <w:t xml:space="preserve">rate </w:t>
      </w:r>
      <w:r w:rsidR="00F91D1F" w:rsidRPr="006B6430">
        <w:rPr>
          <w:rFonts w:ascii="Times New Roman" w:eastAsiaTheme="minorEastAsia" w:hAnsi="Times New Roman" w:cs="Times New Roman"/>
          <w:color w:val="374151"/>
          <w:sz w:val="24"/>
          <w:szCs w:val="24"/>
        </w:rPr>
        <w:t xml:space="preserve">of </w:t>
      </w:r>
      <w:r w:rsidR="000C4BB0" w:rsidRPr="006B6430">
        <w:rPr>
          <w:rFonts w:ascii="Times New Roman" w:eastAsiaTheme="minorEastAsia" w:hAnsi="Times New Roman" w:cs="Times New Roman"/>
          <w:color w:val="374151"/>
          <w:sz w:val="24"/>
          <w:szCs w:val="24"/>
        </w:rPr>
        <w:t xml:space="preserve">default. </w:t>
      </w:r>
    </w:p>
    <w:p w14:paraId="2603B67B" w14:textId="39BA7087" w:rsidR="0003091D" w:rsidRPr="006B6430" w:rsidRDefault="0003091D" w:rsidP="006B6430">
      <w:pPr>
        <w:pStyle w:val="ListParagraph"/>
        <w:numPr>
          <w:ilvl w:val="0"/>
          <w:numId w:val="11"/>
        </w:numPr>
        <w:spacing w:after="0"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 xml:space="preserve">The </w:t>
      </w:r>
      <w:r w:rsidR="0064220E" w:rsidRPr="006B6430">
        <w:rPr>
          <w:rFonts w:ascii="Times New Roman" w:eastAsiaTheme="minorEastAsia" w:hAnsi="Times New Roman" w:cs="Times New Roman"/>
          <w:color w:val="374151"/>
          <w:sz w:val="24"/>
          <w:szCs w:val="24"/>
        </w:rPr>
        <w:t xml:space="preserve">data analyst </w:t>
      </w:r>
      <w:r w:rsidR="001056C3" w:rsidRPr="006B6430">
        <w:rPr>
          <w:rFonts w:ascii="Times New Roman" w:eastAsiaTheme="minorEastAsia" w:hAnsi="Times New Roman" w:cs="Times New Roman"/>
          <w:color w:val="374151"/>
          <w:sz w:val="24"/>
          <w:szCs w:val="24"/>
        </w:rPr>
        <w:t xml:space="preserve">should </w:t>
      </w:r>
      <w:r w:rsidR="00E0580E" w:rsidRPr="006B6430">
        <w:rPr>
          <w:rFonts w:ascii="Times New Roman" w:eastAsiaTheme="minorEastAsia" w:hAnsi="Times New Roman" w:cs="Times New Roman"/>
          <w:color w:val="374151"/>
          <w:sz w:val="24"/>
          <w:szCs w:val="24"/>
        </w:rPr>
        <w:t>reduce t</w:t>
      </w:r>
      <w:r w:rsidR="00115310" w:rsidRPr="006B6430">
        <w:rPr>
          <w:rFonts w:ascii="Times New Roman" w:eastAsiaTheme="minorEastAsia" w:hAnsi="Times New Roman" w:cs="Times New Roman"/>
          <w:color w:val="374151"/>
          <w:sz w:val="24"/>
          <w:szCs w:val="24"/>
        </w:rPr>
        <w:t>he s</w:t>
      </w:r>
      <w:r w:rsidR="00B11E65" w:rsidRPr="006B6430">
        <w:rPr>
          <w:rFonts w:ascii="Times New Roman" w:eastAsiaTheme="minorEastAsia" w:hAnsi="Times New Roman" w:cs="Times New Roman"/>
          <w:color w:val="374151"/>
          <w:sz w:val="24"/>
          <w:szCs w:val="24"/>
        </w:rPr>
        <w:t xml:space="preserve">kewness </w:t>
      </w:r>
      <w:r w:rsidR="0004530E" w:rsidRPr="006B6430">
        <w:rPr>
          <w:rFonts w:ascii="Times New Roman" w:eastAsiaTheme="minorEastAsia" w:hAnsi="Times New Roman" w:cs="Times New Roman"/>
          <w:color w:val="374151"/>
          <w:sz w:val="24"/>
          <w:szCs w:val="24"/>
        </w:rPr>
        <w:t xml:space="preserve">of the four skewed variables to </w:t>
      </w:r>
      <w:r w:rsidR="00EF40E8" w:rsidRPr="006B6430">
        <w:rPr>
          <w:rFonts w:ascii="Times New Roman" w:eastAsiaTheme="minorEastAsia" w:hAnsi="Times New Roman" w:cs="Times New Roman"/>
          <w:color w:val="374151"/>
          <w:sz w:val="24"/>
          <w:szCs w:val="24"/>
        </w:rPr>
        <w:t xml:space="preserve">further </w:t>
      </w:r>
      <w:r w:rsidR="0004530E" w:rsidRPr="006B6430">
        <w:rPr>
          <w:rFonts w:ascii="Times New Roman" w:eastAsiaTheme="minorEastAsia" w:hAnsi="Times New Roman" w:cs="Times New Roman"/>
          <w:color w:val="374151"/>
          <w:sz w:val="24"/>
          <w:szCs w:val="24"/>
        </w:rPr>
        <w:t xml:space="preserve">improve the model performance. </w:t>
      </w:r>
    </w:p>
    <w:p w14:paraId="2B72104C" w14:textId="3BDC7192" w:rsidR="00600FF6" w:rsidRPr="006B6430" w:rsidRDefault="00600FF6" w:rsidP="006B6430">
      <w:pPr>
        <w:pStyle w:val="ListParagraph"/>
        <w:numPr>
          <w:ilvl w:val="0"/>
          <w:numId w:val="11"/>
        </w:numPr>
        <w:spacing w:after="0"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 xml:space="preserve">We also recommend that </w:t>
      </w:r>
      <w:r w:rsidR="001469C5" w:rsidRPr="006B6430">
        <w:rPr>
          <w:rFonts w:ascii="Times New Roman" w:eastAsiaTheme="minorEastAsia" w:hAnsi="Times New Roman" w:cs="Times New Roman"/>
          <w:color w:val="374151"/>
          <w:sz w:val="24"/>
          <w:szCs w:val="24"/>
        </w:rPr>
        <w:t xml:space="preserve">more </w:t>
      </w:r>
      <w:r w:rsidR="006336AD" w:rsidRPr="006B6430">
        <w:rPr>
          <w:rFonts w:ascii="Times New Roman" w:eastAsiaTheme="minorEastAsia" w:hAnsi="Times New Roman" w:cs="Times New Roman"/>
          <w:color w:val="374151"/>
          <w:sz w:val="24"/>
          <w:szCs w:val="24"/>
        </w:rPr>
        <w:t>advanced analytic</w:t>
      </w:r>
      <w:r w:rsidR="00397DB8" w:rsidRPr="006B6430">
        <w:rPr>
          <w:rFonts w:ascii="Times New Roman" w:eastAsiaTheme="minorEastAsia" w:hAnsi="Times New Roman" w:cs="Times New Roman"/>
          <w:color w:val="374151"/>
          <w:sz w:val="24"/>
          <w:szCs w:val="24"/>
        </w:rPr>
        <w:t xml:space="preserve">al techniques be used to </w:t>
      </w:r>
      <w:r w:rsidR="00711DDB" w:rsidRPr="006B6430">
        <w:rPr>
          <w:rFonts w:ascii="Times New Roman" w:eastAsiaTheme="minorEastAsia" w:hAnsi="Times New Roman" w:cs="Times New Roman"/>
          <w:color w:val="374151"/>
          <w:sz w:val="24"/>
          <w:szCs w:val="24"/>
        </w:rPr>
        <w:t xml:space="preserve">get </w:t>
      </w:r>
      <w:r w:rsidR="00EF40E8" w:rsidRPr="006B6430">
        <w:rPr>
          <w:rFonts w:ascii="Times New Roman" w:eastAsiaTheme="minorEastAsia" w:hAnsi="Times New Roman" w:cs="Times New Roman"/>
          <w:color w:val="374151"/>
          <w:sz w:val="24"/>
          <w:szCs w:val="24"/>
        </w:rPr>
        <w:t xml:space="preserve">a </w:t>
      </w:r>
      <w:r w:rsidR="00711DDB" w:rsidRPr="006B6430">
        <w:rPr>
          <w:rFonts w:ascii="Times New Roman" w:eastAsiaTheme="minorEastAsia" w:hAnsi="Times New Roman" w:cs="Times New Roman"/>
          <w:color w:val="374151"/>
          <w:sz w:val="24"/>
          <w:szCs w:val="24"/>
        </w:rPr>
        <w:t xml:space="preserve">better </w:t>
      </w:r>
      <w:r w:rsidR="00EF40E8" w:rsidRPr="006B6430">
        <w:rPr>
          <w:rFonts w:ascii="Times New Roman" w:eastAsiaTheme="minorEastAsia" w:hAnsi="Times New Roman" w:cs="Times New Roman"/>
          <w:color w:val="374151"/>
          <w:sz w:val="24"/>
          <w:szCs w:val="24"/>
        </w:rPr>
        <w:t xml:space="preserve">model </w:t>
      </w:r>
      <w:r w:rsidR="00711DDB" w:rsidRPr="006B6430">
        <w:rPr>
          <w:rFonts w:ascii="Times New Roman" w:eastAsiaTheme="minorEastAsia" w:hAnsi="Times New Roman" w:cs="Times New Roman"/>
          <w:color w:val="374151"/>
          <w:sz w:val="24"/>
          <w:szCs w:val="24"/>
        </w:rPr>
        <w:t xml:space="preserve">performance. </w:t>
      </w:r>
    </w:p>
    <w:p w14:paraId="58428FD2" w14:textId="17C8CFA8" w:rsidR="00142640" w:rsidRPr="006B6430" w:rsidRDefault="00142640" w:rsidP="006B6430">
      <w:pPr>
        <w:pStyle w:val="ListParagraph"/>
        <w:numPr>
          <w:ilvl w:val="0"/>
          <w:numId w:val="11"/>
        </w:numPr>
        <w:spacing w:after="0"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By implementing proactive measures, such as analytics in credit risk assessment, borrower education, and early intervention programs, financial institutions can reduce the incidence of credit card defaults. This leads to lower default rates, indicating improved credit quality and reduced financial distress for cardholders.</w:t>
      </w:r>
    </w:p>
    <w:p w14:paraId="0C944CD9" w14:textId="77777777" w:rsidR="00142640" w:rsidRPr="006B6430" w:rsidRDefault="00142640" w:rsidP="006B6430">
      <w:pPr>
        <w:pStyle w:val="ListParagraph"/>
        <w:numPr>
          <w:ilvl w:val="0"/>
          <w:numId w:val="11"/>
        </w:numPr>
        <w:spacing w:after="0"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Addressing credit card defaults involves providing support and assistance to cardholders facing financial challenges. By offering financial education, debt counseling, and tailored repayment options, financial institutions can help individuals regain control of their finances and improve their overall financial well-being.</w:t>
      </w:r>
    </w:p>
    <w:p w14:paraId="3054E757" w14:textId="77777777" w:rsidR="00142640" w:rsidRPr="006B6430" w:rsidRDefault="00142640" w:rsidP="006B6430">
      <w:pPr>
        <w:pStyle w:val="ListParagraph"/>
        <w:numPr>
          <w:ilvl w:val="0"/>
          <w:numId w:val="11"/>
        </w:numPr>
        <w:spacing w:after="0"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Addressing credit card defaults requires financial institutions to review and enhance their lending practices. This includes implementing robust credit risk assessment processes, ensuring appropriate credit limits, and promoting responsible borrowing behavior. These practices contribute to a healthier credit ecosystem and reduce the risk of customers obtaining credit beyond their means.</w:t>
      </w:r>
    </w:p>
    <w:p w14:paraId="443BCB86" w14:textId="77777777" w:rsidR="00142640" w:rsidRPr="006B6430" w:rsidRDefault="00142640" w:rsidP="006B6430">
      <w:pPr>
        <w:pStyle w:val="ListParagraph"/>
        <w:numPr>
          <w:ilvl w:val="0"/>
          <w:numId w:val="11"/>
        </w:numPr>
        <w:spacing w:after="0"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lastRenderedPageBreak/>
        <w:t>Effective default management strategies, such as responsive customer service, clear communication, and fair treatment of cardholders in financial distress, enhance the overall customer experience. By addressing credit card defaults promptly and providing supportive services, financial institutions can build stronger relationships with their customers.</w:t>
      </w:r>
    </w:p>
    <w:p w14:paraId="0487ACA6" w14:textId="77777777" w:rsidR="00142640" w:rsidRPr="006B6430" w:rsidRDefault="00142640" w:rsidP="006B6430">
      <w:pPr>
        <w:pStyle w:val="ListParagraph"/>
        <w:numPr>
          <w:ilvl w:val="0"/>
          <w:numId w:val="11"/>
        </w:numPr>
        <w:spacing w:after="0"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Addressing credit card defaults necessitates robust risk management practices. Financial institutions that implement comprehensive credit risk management frameworks, including effective monitoring systems, risk assessment models, and stress testing, strengthen their ability to identify, measure, and mitigate credit risk. This contributes to the overall quality of their risk management practices.</w:t>
      </w:r>
    </w:p>
    <w:p w14:paraId="63F71BEB" w14:textId="77777777" w:rsidR="00142640" w:rsidRPr="006B6430" w:rsidRDefault="00142640" w:rsidP="006B6430">
      <w:pPr>
        <w:pStyle w:val="ListParagraph"/>
        <w:numPr>
          <w:ilvl w:val="0"/>
          <w:numId w:val="11"/>
        </w:numPr>
        <w:spacing w:after="0" w:line="480" w:lineRule="auto"/>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By demonstrating a commitment to addressing credit card defaults and assisting cardholders in financial distress, financial institutions can build trust and enhance their reputation. Trustworthy and reputable institutions are more likely to attract new customers, retain existing ones, and establish long-term relationships with stakeholders.</w:t>
      </w:r>
    </w:p>
    <w:p w14:paraId="7F3AD048" w14:textId="36800188" w:rsidR="00361FFA" w:rsidRPr="00C44BAE" w:rsidRDefault="4FD80228" w:rsidP="006B6430">
      <w:pPr>
        <w:pStyle w:val="Heading1"/>
        <w:spacing w:line="480" w:lineRule="auto"/>
        <w:jc w:val="both"/>
        <w:rPr>
          <w:rFonts w:ascii="Times New Roman" w:eastAsiaTheme="minorEastAsia" w:hAnsi="Times New Roman" w:cs="Times New Roman"/>
          <w:b/>
          <w:bCs/>
          <w:color w:val="374151"/>
          <w:sz w:val="24"/>
          <w:szCs w:val="24"/>
        </w:rPr>
      </w:pPr>
      <w:bookmarkStart w:id="81" w:name="_Toc1897241806"/>
      <w:bookmarkStart w:id="82" w:name="_Toc143455017"/>
      <w:r w:rsidRPr="00C44BAE">
        <w:rPr>
          <w:rFonts w:ascii="Times New Roman" w:hAnsi="Times New Roman" w:cs="Times New Roman"/>
          <w:b/>
          <w:bCs/>
        </w:rPr>
        <w:t>Conclusions</w:t>
      </w:r>
      <w:bookmarkEnd w:id="81"/>
      <w:bookmarkEnd w:id="82"/>
    </w:p>
    <w:p w14:paraId="7AA7BDFB" w14:textId="5608E61F" w:rsidR="003F1125" w:rsidRPr="006B6430" w:rsidRDefault="00905D31" w:rsidP="006B6430">
      <w:pPr>
        <w:spacing w:after="0" w:line="480" w:lineRule="auto"/>
        <w:ind w:left="360"/>
        <w:jc w:val="both"/>
        <w:rPr>
          <w:rFonts w:ascii="Times New Roman" w:eastAsiaTheme="minorEastAsia" w:hAnsi="Times New Roman" w:cs="Times New Roman"/>
          <w:color w:val="374151"/>
          <w:sz w:val="24"/>
          <w:szCs w:val="24"/>
        </w:rPr>
      </w:pPr>
      <w:r w:rsidRPr="006B6430">
        <w:rPr>
          <w:rFonts w:ascii="Times New Roman" w:eastAsiaTheme="minorEastAsia" w:hAnsi="Times New Roman" w:cs="Times New Roman"/>
          <w:color w:val="374151"/>
          <w:sz w:val="24"/>
          <w:szCs w:val="24"/>
        </w:rPr>
        <w:t xml:space="preserve">In conclusion, </w:t>
      </w:r>
      <w:r w:rsidR="00AA12CE" w:rsidRPr="006B6430">
        <w:rPr>
          <w:rFonts w:ascii="Times New Roman" w:eastAsiaTheme="minorEastAsia" w:hAnsi="Times New Roman" w:cs="Times New Roman"/>
          <w:color w:val="374151"/>
          <w:sz w:val="24"/>
          <w:szCs w:val="24"/>
        </w:rPr>
        <w:t>we believe that the insights drawn from th</w:t>
      </w:r>
      <w:r w:rsidR="000A7393" w:rsidRPr="006B6430">
        <w:rPr>
          <w:rFonts w:ascii="Times New Roman" w:eastAsiaTheme="minorEastAsia" w:hAnsi="Times New Roman" w:cs="Times New Roman"/>
          <w:color w:val="374151"/>
          <w:sz w:val="24"/>
          <w:szCs w:val="24"/>
        </w:rPr>
        <w:t xml:space="preserve">is project will assist </w:t>
      </w:r>
      <w:r w:rsidR="00B264D9" w:rsidRPr="006B6430">
        <w:rPr>
          <w:rFonts w:ascii="Times New Roman" w:eastAsiaTheme="minorEastAsia" w:hAnsi="Times New Roman" w:cs="Times New Roman"/>
          <w:color w:val="374151"/>
          <w:sz w:val="24"/>
          <w:szCs w:val="24"/>
        </w:rPr>
        <w:t xml:space="preserve">banks and other </w:t>
      </w:r>
      <w:r w:rsidR="00E9450A" w:rsidRPr="006B6430">
        <w:rPr>
          <w:rFonts w:ascii="Times New Roman" w:eastAsiaTheme="minorEastAsia" w:hAnsi="Times New Roman" w:cs="Times New Roman"/>
          <w:color w:val="374151"/>
          <w:sz w:val="24"/>
          <w:szCs w:val="24"/>
        </w:rPr>
        <w:t xml:space="preserve">lending institutions </w:t>
      </w:r>
      <w:r w:rsidR="000B5495" w:rsidRPr="006B6430">
        <w:rPr>
          <w:rFonts w:ascii="Times New Roman" w:eastAsiaTheme="minorEastAsia" w:hAnsi="Times New Roman" w:cs="Times New Roman"/>
          <w:color w:val="374151"/>
          <w:sz w:val="24"/>
          <w:szCs w:val="24"/>
        </w:rPr>
        <w:t xml:space="preserve">in their credit risk management. </w:t>
      </w:r>
      <w:r w:rsidR="00862552" w:rsidRPr="006B6430">
        <w:rPr>
          <w:rFonts w:ascii="Times New Roman" w:eastAsiaTheme="minorEastAsia" w:hAnsi="Times New Roman" w:cs="Times New Roman"/>
          <w:color w:val="374151"/>
          <w:sz w:val="24"/>
          <w:szCs w:val="24"/>
        </w:rPr>
        <w:t>W</w:t>
      </w:r>
      <w:r w:rsidR="00F046A4" w:rsidRPr="006B6430">
        <w:rPr>
          <w:rFonts w:ascii="Times New Roman" w:eastAsiaTheme="minorEastAsia" w:hAnsi="Times New Roman" w:cs="Times New Roman"/>
          <w:color w:val="374151"/>
          <w:sz w:val="24"/>
          <w:szCs w:val="24"/>
        </w:rPr>
        <w:t xml:space="preserve">e </w:t>
      </w:r>
      <w:r w:rsidR="008232F4" w:rsidRPr="006B6430">
        <w:rPr>
          <w:rFonts w:ascii="Times New Roman" w:eastAsiaTheme="minorEastAsia" w:hAnsi="Times New Roman" w:cs="Times New Roman"/>
          <w:color w:val="374151"/>
          <w:sz w:val="24"/>
          <w:szCs w:val="24"/>
        </w:rPr>
        <w:t>encourage credit analyst</w:t>
      </w:r>
      <w:r w:rsidR="007223AB" w:rsidRPr="006B6430">
        <w:rPr>
          <w:rFonts w:ascii="Times New Roman" w:eastAsiaTheme="minorEastAsia" w:hAnsi="Times New Roman" w:cs="Times New Roman"/>
          <w:color w:val="374151"/>
          <w:sz w:val="24"/>
          <w:szCs w:val="24"/>
        </w:rPr>
        <w:t>s</w:t>
      </w:r>
      <w:r w:rsidR="008232F4" w:rsidRPr="006B6430">
        <w:rPr>
          <w:rFonts w:ascii="Times New Roman" w:eastAsiaTheme="minorEastAsia" w:hAnsi="Times New Roman" w:cs="Times New Roman"/>
          <w:color w:val="374151"/>
          <w:sz w:val="24"/>
          <w:szCs w:val="24"/>
        </w:rPr>
        <w:t xml:space="preserve"> </w:t>
      </w:r>
      <w:r w:rsidR="006A71A7" w:rsidRPr="006B6430">
        <w:rPr>
          <w:rFonts w:ascii="Times New Roman" w:eastAsiaTheme="minorEastAsia" w:hAnsi="Times New Roman" w:cs="Times New Roman"/>
          <w:color w:val="374151"/>
          <w:sz w:val="24"/>
          <w:szCs w:val="24"/>
        </w:rPr>
        <w:t xml:space="preserve">to </w:t>
      </w:r>
      <w:r w:rsidR="003B59CF" w:rsidRPr="006B6430">
        <w:rPr>
          <w:rFonts w:ascii="Times New Roman" w:eastAsiaTheme="minorEastAsia" w:hAnsi="Times New Roman" w:cs="Times New Roman"/>
          <w:color w:val="374151"/>
          <w:sz w:val="24"/>
          <w:szCs w:val="24"/>
        </w:rPr>
        <w:t>make</w:t>
      </w:r>
      <w:r w:rsidR="007223AB" w:rsidRPr="006B6430">
        <w:rPr>
          <w:rFonts w:ascii="Times New Roman" w:eastAsiaTheme="minorEastAsia" w:hAnsi="Times New Roman" w:cs="Times New Roman"/>
          <w:color w:val="374151"/>
          <w:sz w:val="24"/>
          <w:szCs w:val="24"/>
        </w:rPr>
        <w:t xml:space="preserve"> use of </w:t>
      </w:r>
      <w:r w:rsidR="00512FF2" w:rsidRPr="006B6430">
        <w:rPr>
          <w:rFonts w:ascii="Times New Roman" w:eastAsiaTheme="minorEastAsia" w:hAnsi="Times New Roman" w:cs="Times New Roman"/>
          <w:color w:val="374151"/>
          <w:sz w:val="24"/>
          <w:szCs w:val="24"/>
        </w:rPr>
        <w:t xml:space="preserve">the predictive </w:t>
      </w:r>
      <w:r w:rsidR="0098552B" w:rsidRPr="006B6430">
        <w:rPr>
          <w:rFonts w:ascii="Times New Roman" w:eastAsiaTheme="minorEastAsia" w:hAnsi="Times New Roman" w:cs="Times New Roman"/>
          <w:color w:val="374151"/>
          <w:sz w:val="24"/>
          <w:szCs w:val="24"/>
        </w:rPr>
        <w:t xml:space="preserve">analytics model </w:t>
      </w:r>
      <w:r w:rsidR="00CD1EB8" w:rsidRPr="006B6430">
        <w:rPr>
          <w:rFonts w:ascii="Times New Roman" w:eastAsiaTheme="minorEastAsia" w:hAnsi="Times New Roman" w:cs="Times New Roman"/>
          <w:color w:val="374151"/>
          <w:sz w:val="24"/>
          <w:szCs w:val="24"/>
        </w:rPr>
        <w:t xml:space="preserve">to manage </w:t>
      </w:r>
      <w:r w:rsidR="00E661BF" w:rsidRPr="006B6430">
        <w:rPr>
          <w:rFonts w:ascii="Times New Roman" w:eastAsiaTheme="minorEastAsia" w:hAnsi="Times New Roman" w:cs="Times New Roman"/>
          <w:color w:val="374151"/>
          <w:sz w:val="24"/>
          <w:szCs w:val="24"/>
        </w:rPr>
        <w:t xml:space="preserve">existing credit card customers to minimize credit </w:t>
      </w:r>
      <w:r w:rsidR="00A2704B" w:rsidRPr="006B6430">
        <w:rPr>
          <w:rFonts w:ascii="Times New Roman" w:eastAsiaTheme="minorEastAsia" w:hAnsi="Times New Roman" w:cs="Times New Roman"/>
          <w:color w:val="374151"/>
          <w:sz w:val="24"/>
          <w:szCs w:val="24"/>
        </w:rPr>
        <w:t xml:space="preserve">risk </w:t>
      </w:r>
      <w:r w:rsidR="00E661BF" w:rsidRPr="006B6430">
        <w:rPr>
          <w:rFonts w:ascii="Times New Roman" w:eastAsiaTheme="minorEastAsia" w:hAnsi="Times New Roman" w:cs="Times New Roman"/>
          <w:color w:val="374151"/>
          <w:sz w:val="24"/>
          <w:szCs w:val="24"/>
        </w:rPr>
        <w:t xml:space="preserve">and also </w:t>
      </w:r>
      <w:r w:rsidR="00BD103F" w:rsidRPr="006B6430">
        <w:rPr>
          <w:rFonts w:ascii="Times New Roman" w:eastAsiaTheme="minorEastAsia" w:hAnsi="Times New Roman" w:cs="Times New Roman"/>
          <w:color w:val="374151"/>
          <w:sz w:val="24"/>
          <w:szCs w:val="24"/>
        </w:rPr>
        <w:t>apply the model in granting credit approval to new customers to pro</w:t>
      </w:r>
      <w:r w:rsidR="00B13850" w:rsidRPr="006B6430">
        <w:rPr>
          <w:rFonts w:ascii="Times New Roman" w:eastAsiaTheme="minorEastAsia" w:hAnsi="Times New Roman" w:cs="Times New Roman"/>
          <w:color w:val="374151"/>
          <w:sz w:val="24"/>
          <w:szCs w:val="24"/>
        </w:rPr>
        <w:t xml:space="preserve">actively mitigate the risk of credit card default. </w:t>
      </w:r>
    </w:p>
    <w:p w14:paraId="2E71126C" w14:textId="77777777" w:rsidR="003F1125" w:rsidRPr="00C44BAE" w:rsidRDefault="003F1125" w:rsidP="006B6430">
      <w:pPr>
        <w:spacing w:line="480" w:lineRule="auto"/>
        <w:jc w:val="both"/>
        <w:rPr>
          <w:rFonts w:ascii="Times New Roman" w:eastAsiaTheme="minorEastAsia" w:hAnsi="Times New Roman" w:cs="Times New Roman"/>
          <w:color w:val="374151"/>
          <w:sz w:val="24"/>
          <w:szCs w:val="24"/>
        </w:rPr>
      </w:pPr>
      <w:r w:rsidRPr="00C44BAE">
        <w:rPr>
          <w:rFonts w:ascii="Times New Roman" w:eastAsiaTheme="minorEastAsia" w:hAnsi="Times New Roman" w:cs="Times New Roman"/>
          <w:color w:val="374151"/>
          <w:sz w:val="24"/>
          <w:szCs w:val="24"/>
        </w:rPr>
        <w:br w:type="page"/>
      </w:r>
    </w:p>
    <w:p w14:paraId="669750F0" w14:textId="19AADC2C" w:rsidR="00361FFA" w:rsidRPr="00C44BAE" w:rsidRDefault="4FD80228" w:rsidP="006B6430">
      <w:pPr>
        <w:pStyle w:val="Heading1"/>
        <w:spacing w:line="480" w:lineRule="auto"/>
        <w:jc w:val="center"/>
        <w:rPr>
          <w:rFonts w:ascii="Times New Roman" w:eastAsiaTheme="minorEastAsia" w:hAnsi="Times New Roman" w:cs="Times New Roman"/>
          <w:b/>
          <w:bCs/>
          <w:color w:val="374151"/>
          <w:sz w:val="24"/>
          <w:szCs w:val="24"/>
        </w:rPr>
      </w:pPr>
      <w:bookmarkStart w:id="83" w:name="_Toc368759222"/>
      <w:bookmarkStart w:id="84" w:name="_Toc143455018"/>
      <w:bookmarkStart w:id="85" w:name="_Hlk143433546"/>
      <w:bookmarkEnd w:id="80"/>
      <w:r w:rsidRPr="00C44BAE">
        <w:rPr>
          <w:rFonts w:ascii="Times New Roman" w:hAnsi="Times New Roman" w:cs="Times New Roman"/>
          <w:b/>
          <w:bCs/>
        </w:rPr>
        <w:lastRenderedPageBreak/>
        <w:t>References</w:t>
      </w:r>
      <w:bookmarkEnd w:id="83"/>
      <w:bookmarkEnd w:id="84"/>
    </w:p>
    <w:p w14:paraId="125833E8" w14:textId="5550E7F1" w:rsidR="009E1650" w:rsidRPr="00C44BAE" w:rsidRDefault="009E1650" w:rsidP="006B6430">
      <w:pPr>
        <w:spacing w:after="0" w:line="480" w:lineRule="auto"/>
        <w:ind w:left="360"/>
        <w:jc w:val="both"/>
        <w:rPr>
          <w:rFonts w:ascii="Times New Roman" w:eastAsiaTheme="minorEastAsia" w:hAnsi="Times New Roman" w:cs="Times New Roman"/>
          <w:b/>
          <w:bCs/>
          <w:color w:val="374151"/>
          <w:sz w:val="24"/>
          <w:szCs w:val="24"/>
        </w:rPr>
      </w:pPr>
    </w:p>
    <w:p w14:paraId="386A3D43" w14:textId="032DC090" w:rsidR="009E1650" w:rsidRPr="00C44BAE" w:rsidRDefault="00000000" w:rsidP="006B6430">
      <w:pPr>
        <w:spacing w:line="480" w:lineRule="auto"/>
        <w:ind w:left="567" w:hanging="567"/>
        <w:jc w:val="both"/>
        <w:rPr>
          <w:rFonts w:ascii="Times New Roman" w:hAnsi="Times New Roman" w:cs="Times New Roman"/>
        </w:rPr>
      </w:pPr>
      <w:hyperlink r:id="rId31">
        <w:r w:rsidR="60771AA9" w:rsidRPr="00C44BAE">
          <w:rPr>
            <w:rStyle w:val="Hyperlink"/>
            <w:rFonts w:ascii="Times New Roman" w:hAnsi="Times New Roman" w:cs="Times New Roman"/>
          </w:rPr>
          <w:t>https://www.fico.com/blogs/canada-bankcard-industry-benchmarking-trends-q4-2022-update</w:t>
        </w:r>
      </w:hyperlink>
    </w:p>
    <w:p w14:paraId="5A8C77F4" w14:textId="505BB91F" w:rsidR="009E1650" w:rsidRPr="00C44BAE" w:rsidRDefault="60771AA9" w:rsidP="006B6430">
      <w:pPr>
        <w:spacing w:line="480" w:lineRule="auto"/>
        <w:ind w:left="567" w:hanging="567"/>
        <w:jc w:val="both"/>
        <w:rPr>
          <w:rFonts w:ascii="Times New Roman" w:hAnsi="Times New Roman" w:cs="Times New Roman"/>
        </w:rPr>
      </w:pPr>
      <w:r w:rsidRPr="00C44BAE">
        <w:rPr>
          <w:rFonts w:ascii="Times New Roman" w:hAnsi="Times New Roman" w:cs="Times New Roman"/>
        </w:rPr>
        <w:t xml:space="preserve">Government of Canada, S. C. (2023b, March 16). </w:t>
      </w:r>
      <w:r w:rsidRPr="00C44BAE">
        <w:rPr>
          <w:rFonts w:ascii="Times New Roman" w:hAnsi="Times New Roman" w:cs="Times New Roman"/>
          <w:i/>
          <w:iCs/>
        </w:rPr>
        <w:t>The traditional credit card debt hangover following the holidays, or something more ominous?</w:t>
      </w:r>
      <w:r w:rsidRPr="00C44BAE">
        <w:rPr>
          <w:rFonts w:ascii="Times New Roman" w:hAnsi="Times New Roman" w:cs="Times New Roman"/>
        </w:rPr>
        <w:t xml:space="preserve"> </w:t>
      </w:r>
      <w:hyperlink r:id="rId32">
        <w:r w:rsidRPr="00C44BAE">
          <w:rPr>
            <w:rStyle w:val="Hyperlink"/>
            <w:rFonts w:ascii="Times New Roman" w:hAnsi="Times New Roman" w:cs="Times New Roman"/>
          </w:rPr>
          <w:t>https://www.statcan.gc.ca/o1/en/plus/3222-traditional-credit-card-debt-hangover-following-holidays-or-something-more-ominous</w:t>
        </w:r>
      </w:hyperlink>
    </w:p>
    <w:p w14:paraId="7FB6E456" w14:textId="5D03B76F" w:rsidR="009E1650" w:rsidRPr="00C44BAE" w:rsidRDefault="60771AA9" w:rsidP="006B6430">
      <w:pPr>
        <w:pStyle w:val="NormalWeb"/>
        <w:spacing w:line="480" w:lineRule="auto"/>
        <w:ind w:left="567" w:hanging="567"/>
        <w:jc w:val="both"/>
      </w:pPr>
      <w:r w:rsidRPr="00C44BAE">
        <w:t xml:space="preserve">Q1 2023 credit industry insights | </w:t>
      </w:r>
      <w:proofErr w:type="spellStart"/>
      <w:r w:rsidRPr="00C44BAE">
        <w:t>transunion</w:t>
      </w:r>
      <w:proofErr w:type="spellEnd"/>
      <w:r w:rsidRPr="00C44BAE">
        <w:t xml:space="preserve"> </w:t>
      </w:r>
      <w:proofErr w:type="spellStart"/>
      <w:r w:rsidRPr="00C44BAE">
        <w:t>canada</w:t>
      </w:r>
      <w:proofErr w:type="spellEnd"/>
      <w:r w:rsidRPr="00C44BAE">
        <w:t xml:space="preserve">. (n.d.-e). </w:t>
      </w:r>
      <w:hyperlink r:id="rId33">
        <w:r w:rsidRPr="00C44BAE">
          <w:rPr>
            <w:rStyle w:val="Hyperlink"/>
          </w:rPr>
          <w:t>https://www.transunion.ca/lp/iir</w:t>
        </w:r>
      </w:hyperlink>
    </w:p>
    <w:p w14:paraId="7B0198FC" w14:textId="35D33C76" w:rsidR="009E1650" w:rsidRPr="006B6430" w:rsidRDefault="60771AA9" w:rsidP="006B6430">
      <w:pPr>
        <w:pStyle w:val="NormalWeb"/>
        <w:spacing w:line="480" w:lineRule="auto"/>
        <w:ind w:left="567" w:hanging="567"/>
        <w:jc w:val="both"/>
        <w:rPr>
          <w:rStyle w:val="Hyperlink"/>
        </w:rPr>
      </w:pPr>
      <w:r w:rsidRPr="00C44BAE">
        <w:t xml:space="preserve"> </w:t>
      </w:r>
      <w:hyperlink r:id="rId34">
        <w:r w:rsidRPr="006B6430">
          <w:rPr>
            <w:rStyle w:val="Hyperlink"/>
          </w:rPr>
          <w:t>https://www.statcan.gc.ca/o1/en/plus/3222-traditional-credit-card-debt-hangover-following-holidays-or-something-more-ominous</w:t>
        </w:r>
      </w:hyperlink>
    </w:p>
    <w:p w14:paraId="4B3BBE6E" w14:textId="7C989A08" w:rsidR="006B6430" w:rsidRPr="006B6430" w:rsidRDefault="006B6430" w:rsidP="006B6430">
      <w:pPr>
        <w:pStyle w:val="NormalWeb"/>
        <w:spacing w:line="480" w:lineRule="auto"/>
        <w:ind w:left="567" w:hanging="567"/>
      </w:pPr>
      <w:r w:rsidRPr="006B6430">
        <w:rPr>
          <w:i/>
          <w:iCs/>
        </w:rPr>
        <w:t xml:space="preserve">Press releases: About us: Equifax </w:t>
      </w:r>
      <w:proofErr w:type="spellStart"/>
      <w:r w:rsidRPr="006B6430">
        <w:rPr>
          <w:i/>
          <w:iCs/>
        </w:rPr>
        <w:t>canada</w:t>
      </w:r>
      <w:proofErr w:type="spellEnd"/>
      <w:r w:rsidRPr="006B6430">
        <w:t xml:space="preserve">. Increased Demand for Credit Continues and Delinquency Rates Rise as Some Consumers Struggle with Affordability. (n.d.-a). </w:t>
      </w:r>
      <w:hyperlink r:id="rId35" w:history="1">
        <w:r w:rsidRPr="006B6430">
          <w:rPr>
            <w:rStyle w:val="Hyperlink"/>
          </w:rPr>
          <w:t>https://www.consumer.equifax.ca/about-equifax/press-releases/-/blogs/increased-demand-for-credit-continues-and-delinquency-rates-rise-as-some-consumers-struggle-with-affordability//</w:t>
        </w:r>
      </w:hyperlink>
    </w:p>
    <w:p w14:paraId="5481BF08" w14:textId="10D6FFB5" w:rsidR="000462E9" w:rsidRPr="00C44BAE" w:rsidRDefault="009E1650" w:rsidP="006B6430">
      <w:pPr>
        <w:pStyle w:val="NormalWeb"/>
        <w:spacing w:line="480" w:lineRule="auto"/>
        <w:ind w:left="567" w:hanging="567"/>
        <w:jc w:val="both"/>
      </w:pPr>
      <w:r w:rsidRPr="00C44BAE">
        <w:t xml:space="preserve">Topre, G. (2022, March 2). </w:t>
      </w:r>
      <w:r w:rsidRPr="00C44BAE">
        <w:rPr>
          <w:i/>
          <w:iCs/>
        </w:rPr>
        <w:t>Credit card defaulter prediction</w:t>
      </w:r>
      <w:r w:rsidRPr="00C44BAE">
        <w:t xml:space="preserve">. Kaggle. </w:t>
      </w:r>
      <w:hyperlink r:id="rId36" w:history="1">
        <w:r w:rsidR="000462E9" w:rsidRPr="00C44BAE">
          <w:rPr>
            <w:rStyle w:val="Hyperlink"/>
          </w:rPr>
          <w:t>https://www.kaggle.com/datasets/gauravtopre/credit-card-defaulter-prediction</w:t>
        </w:r>
      </w:hyperlink>
    </w:p>
    <w:bookmarkEnd w:id="85"/>
    <w:p w14:paraId="3043D838" w14:textId="66729317" w:rsidR="009E1650" w:rsidRPr="00C44BAE" w:rsidRDefault="009E1650" w:rsidP="006B6430">
      <w:pPr>
        <w:pStyle w:val="NormalWeb"/>
        <w:spacing w:line="480" w:lineRule="auto"/>
        <w:ind w:left="567" w:hanging="567"/>
        <w:jc w:val="both"/>
      </w:pPr>
      <w:r w:rsidRPr="00C44BAE">
        <w:t xml:space="preserve"> </w:t>
      </w:r>
    </w:p>
    <w:p w14:paraId="59598F4A" w14:textId="77777777" w:rsidR="008165CA" w:rsidRPr="00C44BAE" w:rsidRDefault="008165CA" w:rsidP="006B6430">
      <w:pPr>
        <w:spacing w:after="0" w:line="480" w:lineRule="auto"/>
        <w:ind w:left="360"/>
        <w:jc w:val="both"/>
        <w:rPr>
          <w:rFonts w:ascii="Times New Roman" w:eastAsiaTheme="minorEastAsia" w:hAnsi="Times New Roman" w:cs="Times New Roman"/>
          <w:color w:val="374151"/>
          <w:sz w:val="24"/>
          <w:szCs w:val="24"/>
        </w:rPr>
      </w:pPr>
    </w:p>
    <w:p w14:paraId="12551F3E" w14:textId="770606A7" w:rsidR="000462E9" w:rsidRPr="00C44BAE" w:rsidRDefault="000462E9" w:rsidP="006B6430">
      <w:pPr>
        <w:spacing w:line="480" w:lineRule="auto"/>
        <w:jc w:val="both"/>
        <w:rPr>
          <w:rFonts w:ascii="Times New Roman" w:eastAsiaTheme="minorEastAsia" w:hAnsi="Times New Roman" w:cs="Times New Roman"/>
          <w:color w:val="374151"/>
          <w:sz w:val="24"/>
          <w:szCs w:val="24"/>
        </w:rPr>
      </w:pPr>
    </w:p>
    <w:sectPr w:rsidR="000462E9" w:rsidRPr="00C44BAE" w:rsidSect="00C1709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67u9y4HMQ7VlUs" int2:id="IiCwQwOT">
      <int2:state int2:value="Rejected" int2:type="AugLoop_Text_Critique"/>
    </int2:textHash>
    <int2:textHash int2:hashCode="/Obk2Oz9XwTKwp" int2:id="KtXutHtQ">
      <int2:state int2:value="Rejected" int2:type="AugLoop_Text_Critique"/>
    </int2:textHash>
    <int2:textHash int2:hashCode="hxihL7zvNDgrme" int2:id="gtkO7fin">
      <int2:state int2:value="Rejected" int2:type="AugLoop_Text_Critique"/>
    </int2:textHash>
    <int2:bookmark int2:bookmarkName="_Int_FMWZll6X" int2:invalidationBookmarkName="" int2:hashCode="hfq4W9duJadrjG" int2:id="C5wxqrwI">
      <int2:state int2:value="Rejected" int2:type="AugLoop_Text_Critique"/>
    </int2:bookmark>
    <int2:bookmark int2:bookmarkName="_Int_PjWV9k1R" int2:invalidationBookmarkName="" int2:hashCode="osRYBJqqPQPdtZ" int2:id="kPOoLtEr">
      <int2:state int2:value="Rejected" int2:type="AugLoop_Text_Critique"/>
    </int2:bookmark>
    <int2:bookmark int2:bookmarkName="_Int_DbNdM4MD" int2:invalidationBookmarkName="" int2:hashCode="WtJ5GtELCmVpMx" int2:id="eWF8GHBF">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3754E"/>
    <w:multiLevelType w:val="hybridMultilevel"/>
    <w:tmpl w:val="FFFFFFFF"/>
    <w:lvl w:ilvl="0" w:tplc="4156E41E">
      <w:start w:val="1"/>
      <w:numFmt w:val="decimal"/>
      <w:lvlText w:val="%1-"/>
      <w:lvlJc w:val="left"/>
      <w:pPr>
        <w:ind w:left="720" w:hanging="360"/>
      </w:pPr>
    </w:lvl>
    <w:lvl w:ilvl="1" w:tplc="D5BAFF3C">
      <w:start w:val="1"/>
      <w:numFmt w:val="lowerLetter"/>
      <w:lvlText w:val="%2."/>
      <w:lvlJc w:val="left"/>
      <w:pPr>
        <w:ind w:left="1440" w:hanging="360"/>
      </w:pPr>
    </w:lvl>
    <w:lvl w:ilvl="2" w:tplc="56BCBA6C">
      <w:start w:val="1"/>
      <w:numFmt w:val="lowerRoman"/>
      <w:lvlText w:val="%3."/>
      <w:lvlJc w:val="right"/>
      <w:pPr>
        <w:ind w:left="2160" w:hanging="180"/>
      </w:pPr>
    </w:lvl>
    <w:lvl w:ilvl="3" w:tplc="4924452C">
      <w:start w:val="1"/>
      <w:numFmt w:val="decimal"/>
      <w:lvlText w:val="%4."/>
      <w:lvlJc w:val="left"/>
      <w:pPr>
        <w:ind w:left="2880" w:hanging="360"/>
      </w:pPr>
    </w:lvl>
    <w:lvl w:ilvl="4" w:tplc="061CDB18">
      <w:start w:val="1"/>
      <w:numFmt w:val="lowerLetter"/>
      <w:lvlText w:val="%5."/>
      <w:lvlJc w:val="left"/>
      <w:pPr>
        <w:ind w:left="3600" w:hanging="360"/>
      </w:pPr>
    </w:lvl>
    <w:lvl w:ilvl="5" w:tplc="B1AC9138">
      <w:start w:val="1"/>
      <w:numFmt w:val="lowerRoman"/>
      <w:lvlText w:val="%6."/>
      <w:lvlJc w:val="right"/>
      <w:pPr>
        <w:ind w:left="4320" w:hanging="180"/>
      </w:pPr>
    </w:lvl>
    <w:lvl w:ilvl="6" w:tplc="9C829A90">
      <w:start w:val="1"/>
      <w:numFmt w:val="decimal"/>
      <w:lvlText w:val="%7."/>
      <w:lvlJc w:val="left"/>
      <w:pPr>
        <w:ind w:left="5040" w:hanging="360"/>
      </w:pPr>
    </w:lvl>
    <w:lvl w:ilvl="7" w:tplc="0716135E">
      <w:start w:val="1"/>
      <w:numFmt w:val="lowerLetter"/>
      <w:lvlText w:val="%8."/>
      <w:lvlJc w:val="left"/>
      <w:pPr>
        <w:ind w:left="5760" w:hanging="360"/>
      </w:pPr>
    </w:lvl>
    <w:lvl w:ilvl="8" w:tplc="5C2C8458">
      <w:start w:val="1"/>
      <w:numFmt w:val="lowerRoman"/>
      <w:lvlText w:val="%9."/>
      <w:lvlJc w:val="right"/>
      <w:pPr>
        <w:ind w:left="6480" w:hanging="180"/>
      </w:pPr>
    </w:lvl>
  </w:abstractNum>
  <w:abstractNum w:abstractNumId="1" w15:restartNumberingAfterBreak="0">
    <w:nsid w:val="1191916E"/>
    <w:multiLevelType w:val="hybridMultilevel"/>
    <w:tmpl w:val="FFFFFFFF"/>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BE02714"/>
    <w:multiLevelType w:val="multilevel"/>
    <w:tmpl w:val="B942D0D2"/>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1E5939BF"/>
    <w:multiLevelType w:val="hybridMultilevel"/>
    <w:tmpl w:val="FFFFFFFF"/>
    <w:lvl w:ilvl="0" w:tplc="3796CA6E">
      <w:start w:val="1"/>
      <w:numFmt w:val="bullet"/>
      <w:lvlText w:val="-"/>
      <w:lvlJc w:val="left"/>
      <w:pPr>
        <w:ind w:left="720" w:hanging="360"/>
      </w:pPr>
      <w:rPr>
        <w:rFonts w:ascii="Calibri" w:hAnsi="Calibri" w:hint="default"/>
      </w:rPr>
    </w:lvl>
    <w:lvl w:ilvl="1" w:tplc="8D4296D0">
      <w:start w:val="1"/>
      <w:numFmt w:val="bullet"/>
      <w:lvlText w:val="o"/>
      <w:lvlJc w:val="left"/>
      <w:pPr>
        <w:ind w:left="1440" w:hanging="360"/>
      </w:pPr>
      <w:rPr>
        <w:rFonts w:ascii="Courier New" w:hAnsi="Courier New" w:hint="default"/>
      </w:rPr>
    </w:lvl>
    <w:lvl w:ilvl="2" w:tplc="20C6D02E">
      <w:start w:val="1"/>
      <w:numFmt w:val="bullet"/>
      <w:lvlText w:val=""/>
      <w:lvlJc w:val="left"/>
      <w:pPr>
        <w:ind w:left="2160" w:hanging="360"/>
      </w:pPr>
      <w:rPr>
        <w:rFonts w:ascii="Wingdings" w:hAnsi="Wingdings" w:hint="default"/>
      </w:rPr>
    </w:lvl>
    <w:lvl w:ilvl="3" w:tplc="0D62B2FA">
      <w:start w:val="1"/>
      <w:numFmt w:val="bullet"/>
      <w:lvlText w:val=""/>
      <w:lvlJc w:val="left"/>
      <w:pPr>
        <w:ind w:left="2880" w:hanging="360"/>
      </w:pPr>
      <w:rPr>
        <w:rFonts w:ascii="Symbol" w:hAnsi="Symbol" w:hint="default"/>
      </w:rPr>
    </w:lvl>
    <w:lvl w:ilvl="4" w:tplc="9BE057FA">
      <w:start w:val="1"/>
      <w:numFmt w:val="bullet"/>
      <w:lvlText w:val="o"/>
      <w:lvlJc w:val="left"/>
      <w:pPr>
        <w:ind w:left="3600" w:hanging="360"/>
      </w:pPr>
      <w:rPr>
        <w:rFonts w:ascii="Courier New" w:hAnsi="Courier New" w:hint="default"/>
      </w:rPr>
    </w:lvl>
    <w:lvl w:ilvl="5" w:tplc="8B688C16">
      <w:start w:val="1"/>
      <w:numFmt w:val="bullet"/>
      <w:lvlText w:val=""/>
      <w:lvlJc w:val="left"/>
      <w:pPr>
        <w:ind w:left="4320" w:hanging="360"/>
      </w:pPr>
      <w:rPr>
        <w:rFonts w:ascii="Wingdings" w:hAnsi="Wingdings" w:hint="default"/>
      </w:rPr>
    </w:lvl>
    <w:lvl w:ilvl="6" w:tplc="B4489F1A">
      <w:start w:val="1"/>
      <w:numFmt w:val="bullet"/>
      <w:lvlText w:val=""/>
      <w:lvlJc w:val="left"/>
      <w:pPr>
        <w:ind w:left="5040" w:hanging="360"/>
      </w:pPr>
      <w:rPr>
        <w:rFonts w:ascii="Symbol" w:hAnsi="Symbol" w:hint="default"/>
      </w:rPr>
    </w:lvl>
    <w:lvl w:ilvl="7" w:tplc="2A0448AA">
      <w:start w:val="1"/>
      <w:numFmt w:val="bullet"/>
      <w:lvlText w:val="o"/>
      <w:lvlJc w:val="left"/>
      <w:pPr>
        <w:ind w:left="5760" w:hanging="360"/>
      </w:pPr>
      <w:rPr>
        <w:rFonts w:ascii="Courier New" w:hAnsi="Courier New" w:hint="default"/>
      </w:rPr>
    </w:lvl>
    <w:lvl w:ilvl="8" w:tplc="1BA0326E">
      <w:start w:val="1"/>
      <w:numFmt w:val="bullet"/>
      <w:lvlText w:val=""/>
      <w:lvlJc w:val="left"/>
      <w:pPr>
        <w:ind w:left="6480" w:hanging="360"/>
      </w:pPr>
      <w:rPr>
        <w:rFonts w:ascii="Wingdings" w:hAnsi="Wingdings" w:hint="default"/>
      </w:rPr>
    </w:lvl>
  </w:abstractNum>
  <w:abstractNum w:abstractNumId="4" w15:restartNumberingAfterBreak="0">
    <w:nsid w:val="20F19B65"/>
    <w:multiLevelType w:val="hybridMultilevel"/>
    <w:tmpl w:val="FFFFFFFF"/>
    <w:lvl w:ilvl="0" w:tplc="D2F0F826">
      <w:start w:val="1"/>
      <w:numFmt w:val="bullet"/>
      <w:lvlText w:val=""/>
      <w:lvlJc w:val="left"/>
      <w:pPr>
        <w:ind w:left="720" w:hanging="360"/>
      </w:pPr>
      <w:rPr>
        <w:rFonts w:ascii="Symbol" w:hAnsi="Symbol" w:hint="default"/>
      </w:rPr>
    </w:lvl>
    <w:lvl w:ilvl="1" w:tplc="70E46792">
      <w:start w:val="1"/>
      <w:numFmt w:val="bullet"/>
      <w:lvlText w:val="o"/>
      <w:lvlJc w:val="left"/>
      <w:pPr>
        <w:ind w:left="1440" w:hanging="360"/>
      </w:pPr>
      <w:rPr>
        <w:rFonts w:ascii="Courier New" w:hAnsi="Courier New" w:hint="default"/>
      </w:rPr>
    </w:lvl>
    <w:lvl w:ilvl="2" w:tplc="D434899C">
      <w:start w:val="1"/>
      <w:numFmt w:val="bullet"/>
      <w:lvlText w:val=""/>
      <w:lvlJc w:val="left"/>
      <w:pPr>
        <w:ind w:left="2160" w:hanging="360"/>
      </w:pPr>
      <w:rPr>
        <w:rFonts w:ascii="Wingdings" w:hAnsi="Wingdings" w:hint="default"/>
      </w:rPr>
    </w:lvl>
    <w:lvl w:ilvl="3" w:tplc="8D9E53D0">
      <w:start w:val="1"/>
      <w:numFmt w:val="bullet"/>
      <w:lvlText w:val=""/>
      <w:lvlJc w:val="left"/>
      <w:pPr>
        <w:ind w:left="2880" w:hanging="360"/>
      </w:pPr>
      <w:rPr>
        <w:rFonts w:ascii="Symbol" w:hAnsi="Symbol" w:hint="default"/>
      </w:rPr>
    </w:lvl>
    <w:lvl w:ilvl="4" w:tplc="E0605FFE">
      <w:start w:val="1"/>
      <w:numFmt w:val="bullet"/>
      <w:lvlText w:val="o"/>
      <w:lvlJc w:val="left"/>
      <w:pPr>
        <w:ind w:left="3600" w:hanging="360"/>
      </w:pPr>
      <w:rPr>
        <w:rFonts w:ascii="Courier New" w:hAnsi="Courier New" w:hint="default"/>
      </w:rPr>
    </w:lvl>
    <w:lvl w:ilvl="5" w:tplc="10086328">
      <w:start w:val="1"/>
      <w:numFmt w:val="bullet"/>
      <w:lvlText w:val=""/>
      <w:lvlJc w:val="left"/>
      <w:pPr>
        <w:ind w:left="4320" w:hanging="360"/>
      </w:pPr>
      <w:rPr>
        <w:rFonts w:ascii="Wingdings" w:hAnsi="Wingdings" w:hint="default"/>
      </w:rPr>
    </w:lvl>
    <w:lvl w:ilvl="6" w:tplc="662AE99A">
      <w:start w:val="1"/>
      <w:numFmt w:val="bullet"/>
      <w:lvlText w:val=""/>
      <w:lvlJc w:val="left"/>
      <w:pPr>
        <w:ind w:left="5040" w:hanging="360"/>
      </w:pPr>
      <w:rPr>
        <w:rFonts w:ascii="Symbol" w:hAnsi="Symbol" w:hint="default"/>
      </w:rPr>
    </w:lvl>
    <w:lvl w:ilvl="7" w:tplc="49409E0C">
      <w:start w:val="1"/>
      <w:numFmt w:val="bullet"/>
      <w:lvlText w:val="o"/>
      <w:lvlJc w:val="left"/>
      <w:pPr>
        <w:ind w:left="5760" w:hanging="360"/>
      </w:pPr>
      <w:rPr>
        <w:rFonts w:ascii="Courier New" w:hAnsi="Courier New" w:hint="default"/>
      </w:rPr>
    </w:lvl>
    <w:lvl w:ilvl="8" w:tplc="BA6A2566">
      <w:start w:val="1"/>
      <w:numFmt w:val="bullet"/>
      <w:lvlText w:val=""/>
      <w:lvlJc w:val="left"/>
      <w:pPr>
        <w:ind w:left="6480" w:hanging="360"/>
      </w:pPr>
      <w:rPr>
        <w:rFonts w:ascii="Wingdings" w:hAnsi="Wingdings" w:hint="default"/>
      </w:rPr>
    </w:lvl>
  </w:abstractNum>
  <w:abstractNum w:abstractNumId="5" w15:restartNumberingAfterBreak="0">
    <w:nsid w:val="2E4E2CF0"/>
    <w:multiLevelType w:val="hybridMultilevel"/>
    <w:tmpl w:val="D034D2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5E39D5"/>
    <w:multiLevelType w:val="hybridMultilevel"/>
    <w:tmpl w:val="B8DAF2F8"/>
    <w:lvl w:ilvl="0" w:tplc="271252D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6576654"/>
    <w:multiLevelType w:val="hybridMultilevel"/>
    <w:tmpl w:val="9FCAAEAC"/>
    <w:lvl w:ilvl="0" w:tplc="D30ABC34">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E7F2CC"/>
    <w:multiLevelType w:val="hybridMultilevel"/>
    <w:tmpl w:val="FFFFFFFF"/>
    <w:lvl w:ilvl="0" w:tplc="6DB2C63E">
      <w:start w:val="1"/>
      <w:numFmt w:val="bullet"/>
      <w:lvlText w:val=""/>
      <w:lvlJc w:val="left"/>
      <w:pPr>
        <w:ind w:left="720" w:hanging="360"/>
      </w:pPr>
      <w:rPr>
        <w:rFonts w:ascii="Symbol" w:hAnsi="Symbol" w:hint="default"/>
      </w:rPr>
    </w:lvl>
    <w:lvl w:ilvl="1" w:tplc="E1E0F626">
      <w:start w:val="1"/>
      <w:numFmt w:val="bullet"/>
      <w:lvlText w:val="o"/>
      <w:lvlJc w:val="left"/>
      <w:pPr>
        <w:ind w:left="1440" w:hanging="360"/>
      </w:pPr>
      <w:rPr>
        <w:rFonts w:ascii="Courier New" w:hAnsi="Courier New" w:hint="default"/>
      </w:rPr>
    </w:lvl>
    <w:lvl w:ilvl="2" w:tplc="C63A5172">
      <w:start w:val="1"/>
      <w:numFmt w:val="bullet"/>
      <w:lvlText w:val=""/>
      <w:lvlJc w:val="left"/>
      <w:pPr>
        <w:ind w:left="2160" w:hanging="360"/>
      </w:pPr>
      <w:rPr>
        <w:rFonts w:ascii="Wingdings" w:hAnsi="Wingdings" w:hint="default"/>
      </w:rPr>
    </w:lvl>
    <w:lvl w:ilvl="3" w:tplc="D2F0CC82">
      <w:start w:val="1"/>
      <w:numFmt w:val="bullet"/>
      <w:lvlText w:val=""/>
      <w:lvlJc w:val="left"/>
      <w:pPr>
        <w:ind w:left="2880" w:hanging="360"/>
      </w:pPr>
      <w:rPr>
        <w:rFonts w:ascii="Symbol" w:hAnsi="Symbol" w:hint="default"/>
      </w:rPr>
    </w:lvl>
    <w:lvl w:ilvl="4" w:tplc="40C090F6">
      <w:start w:val="1"/>
      <w:numFmt w:val="bullet"/>
      <w:lvlText w:val="o"/>
      <w:lvlJc w:val="left"/>
      <w:pPr>
        <w:ind w:left="3600" w:hanging="360"/>
      </w:pPr>
      <w:rPr>
        <w:rFonts w:ascii="Courier New" w:hAnsi="Courier New" w:hint="default"/>
      </w:rPr>
    </w:lvl>
    <w:lvl w:ilvl="5" w:tplc="9A94BFBC">
      <w:start w:val="1"/>
      <w:numFmt w:val="bullet"/>
      <w:lvlText w:val=""/>
      <w:lvlJc w:val="left"/>
      <w:pPr>
        <w:ind w:left="4320" w:hanging="360"/>
      </w:pPr>
      <w:rPr>
        <w:rFonts w:ascii="Wingdings" w:hAnsi="Wingdings" w:hint="default"/>
      </w:rPr>
    </w:lvl>
    <w:lvl w:ilvl="6" w:tplc="46B029C6">
      <w:start w:val="1"/>
      <w:numFmt w:val="bullet"/>
      <w:lvlText w:val=""/>
      <w:lvlJc w:val="left"/>
      <w:pPr>
        <w:ind w:left="5040" w:hanging="360"/>
      </w:pPr>
      <w:rPr>
        <w:rFonts w:ascii="Symbol" w:hAnsi="Symbol" w:hint="default"/>
      </w:rPr>
    </w:lvl>
    <w:lvl w:ilvl="7" w:tplc="F850BA26">
      <w:start w:val="1"/>
      <w:numFmt w:val="bullet"/>
      <w:lvlText w:val="o"/>
      <w:lvlJc w:val="left"/>
      <w:pPr>
        <w:ind w:left="5760" w:hanging="360"/>
      </w:pPr>
      <w:rPr>
        <w:rFonts w:ascii="Courier New" w:hAnsi="Courier New" w:hint="default"/>
      </w:rPr>
    </w:lvl>
    <w:lvl w:ilvl="8" w:tplc="F97480A6">
      <w:start w:val="1"/>
      <w:numFmt w:val="bullet"/>
      <w:lvlText w:val=""/>
      <w:lvlJc w:val="left"/>
      <w:pPr>
        <w:ind w:left="6480" w:hanging="360"/>
      </w:pPr>
      <w:rPr>
        <w:rFonts w:ascii="Wingdings" w:hAnsi="Wingdings" w:hint="default"/>
      </w:rPr>
    </w:lvl>
  </w:abstractNum>
  <w:abstractNum w:abstractNumId="9" w15:restartNumberingAfterBreak="0">
    <w:nsid w:val="4F58B8C1"/>
    <w:multiLevelType w:val="hybridMultilevel"/>
    <w:tmpl w:val="FFFFFFFF"/>
    <w:lvl w:ilvl="0" w:tplc="7B4CB2E4">
      <w:start w:val="1"/>
      <w:numFmt w:val="bullet"/>
      <w:lvlText w:val="-"/>
      <w:lvlJc w:val="left"/>
      <w:pPr>
        <w:ind w:left="720" w:hanging="360"/>
      </w:pPr>
      <w:rPr>
        <w:rFonts w:ascii="Calibri" w:hAnsi="Calibri" w:hint="default"/>
      </w:rPr>
    </w:lvl>
    <w:lvl w:ilvl="1" w:tplc="40BE0438">
      <w:start w:val="1"/>
      <w:numFmt w:val="bullet"/>
      <w:lvlText w:val="o"/>
      <w:lvlJc w:val="left"/>
      <w:pPr>
        <w:ind w:left="1440" w:hanging="360"/>
      </w:pPr>
      <w:rPr>
        <w:rFonts w:ascii="Courier New" w:hAnsi="Courier New" w:hint="default"/>
      </w:rPr>
    </w:lvl>
    <w:lvl w:ilvl="2" w:tplc="3378C962">
      <w:start w:val="1"/>
      <w:numFmt w:val="bullet"/>
      <w:lvlText w:val=""/>
      <w:lvlJc w:val="left"/>
      <w:pPr>
        <w:ind w:left="2160" w:hanging="360"/>
      </w:pPr>
      <w:rPr>
        <w:rFonts w:ascii="Wingdings" w:hAnsi="Wingdings" w:hint="default"/>
      </w:rPr>
    </w:lvl>
    <w:lvl w:ilvl="3" w:tplc="5D7002EA">
      <w:start w:val="1"/>
      <w:numFmt w:val="bullet"/>
      <w:lvlText w:val=""/>
      <w:lvlJc w:val="left"/>
      <w:pPr>
        <w:ind w:left="2880" w:hanging="360"/>
      </w:pPr>
      <w:rPr>
        <w:rFonts w:ascii="Symbol" w:hAnsi="Symbol" w:hint="default"/>
      </w:rPr>
    </w:lvl>
    <w:lvl w:ilvl="4" w:tplc="22E88F72">
      <w:start w:val="1"/>
      <w:numFmt w:val="bullet"/>
      <w:lvlText w:val="o"/>
      <w:lvlJc w:val="left"/>
      <w:pPr>
        <w:ind w:left="3600" w:hanging="360"/>
      </w:pPr>
      <w:rPr>
        <w:rFonts w:ascii="Courier New" w:hAnsi="Courier New" w:hint="default"/>
      </w:rPr>
    </w:lvl>
    <w:lvl w:ilvl="5" w:tplc="B1D8579E">
      <w:start w:val="1"/>
      <w:numFmt w:val="bullet"/>
      <w:lvlText w:val=""/>
      <w:lvlJc w:val="left"/>
      <w:pPr>
        <w:ind w:left="4320" w:hanging="360"/>
      </w:pPr>
      <w:rPr>
        <w:rFonts w:ascii="Wingdings" w:hAnsi="Wingdings" w:hint="default"/>
      </w:rPr>
    </w:lvl>
    <w:lvl w:ilvl="6" w:tplc="B82CEB38">
      <w:start w:val="1"/>
      <w:numFmt w:val="bullet"/>
      <w:lvlText w:val=""/>
      <w:lvlJc w:val="left"/>
      <w:pPr>
        <w:ind w:left="5040" w:hanging="360"/>
      </w:pPr>
      <w:rPr>
        <w:rFonts w:ascii="Symbol" w:hAnsi="Symbol" w:hint="default"/>
      </w:rPr>
    </w:lvl>
    <w:lvl w:ilvl="7" w:tplc="5A1EC566">
      <w:start w:val="1"/>
      <w:numFmt w:val="bullet"/>
      <w:lvlText w:val="o"/>
      <w:lvlJc w:val="left"/>
      <w:pPr>
        <w:ind w:left="5760" w:hanging="360"/>
      </w:pPr>
      <w:rPr>
        <w:rFonts w:ascii="Courier New" w:hAnsi="Courier New" w:hint="default"/>
      </w:rPr>
    </w:lvl>
    <w:lvl w:ilvl="8" w:tplc="71DA383A">
      <w:start w:val="1"/>
      <w:numFmt w:val="bullet"/>
      <w:lvlText w:val=""/>
      <w:lvlJc w:val="left"/>
      <w:pPr>
        <w:ind w:left="6480" w:hanging="360"/>
      </w:pPr>
      <w:rPr>
        <w:rFonts w:ascii="Wingdings" w:hAnsi="Wingdings" w:hint="default"/>
      </w:rPr>
    </w:lvl>
  </w:abstractNum>
  <w:abstractNum w:abstractNumId="10" w15:restartNumberingAfterBreak="0">
    <w:nsid w:val="58864AFF"/>
    <w:multiLevelType w:val="hybridMultilevel"/>
    <w:tmpl w:val="C9124448"/>
    <w:lvl w:ilvl="0" w:tplc="271252DA">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95B445F"/>
    <w:multiLevelType w:val="hybridMultilevel"/>
    <w:tmpl w:val="72AA8562"/>
    <w:lvl w:ilvl="0" w:tplc="934AEFEE">
      <w:start w:val="1"/>
      <w:numFmt w:val="bullet"/>
      <w:lvlText w:val=" "/>
      <w:lvlJc w:val="left"/>
      <w:pPr>
        <w:tabs>
          <w:tab w:val="num" w:pos="720"/>
        </w:tabs>
        <w:ind w:left="720" w:hanging="360"/>
      </w:pPr>
      <w:rPr>
        <w:rFonts w:ascii="Calibri" w:hAnsi="Calibri" w:hint="default"/>
      </w:rPr>
    </w:lvl>
    <w:lvl w:ilvl="1" w:tplc="395614A6" w:tentative="1">
      <w:start w:val="1"/>
      <w:numFmt w:val="bullet"/>
      <w:lvlText w:val=" "/>
      <w:lvlJc w:val="left"/>
      <w:pPr>
        <w:tabs>
          <w:tab w:val="num" w:pos="1440"/>
        </w:tabs>
        <w:ind w:left="1440" w:hanging="360"/>
      </w:pPr>
      <w:rPr>
        <w:rFonts w:ascii="Calibri" w:hAnsi="Calibri" w:hint="default"/>
      </w:rPr>
    </w:lvl>
    <w:lvl w:ilvl="2" w:tplc="98D4A466" w:tentative="1">
      <w:start w:val="1"/>
      <w:numFmt w:val="bullet"/>
      <w:lvlText w:val=" "/>
      <w:lvlJc w:val="left"/>
      <w:pPr>
        <w:tabs>
          <w:tab w:val="num" w:pos="2160"/>
        </w:tabs>
        <w:ind w:left="2160" w:hanging="360"/>
      </w:pPr>
      <w:rPr>
        <w:rFonts w:ascii="Calibri" w:hAnsi="Calibri" w:hint="default"/>
      </w:rPr>
    </w:lvl>
    <w:lvl w:ilvl="3" w:tplc="85385426" w:tentative="1">
      <w:start w:val="1"/>
      <w:numFmt w:val="bullet"/>
      <w:lvlText w:val=" "/>
      <w:lvlJc w:val="left"/>
      <w:pPr>
        <w:tabs>
          <w:tab w:val="num" w:pos="2880"/>
        </w:tabs>
        <w:ind w:left="2880" w:hanging="360"/>
      </w:pPr>
      <w:rPr>
        <w:rFonts w:ascii="Calibri" w:hAnsi="Calibri" w:hint="default"/>
      </w:rPr>
    </w:lvl>
    <w:lvl w:ilvl="4" w:tplc="9A006474" w:tentative="1">
      <w:start w:val="1"/>
      <w:numFmt w:val="bullet"/>
      <w:lvlText w:val=" "/>
      <w:lvlJc w:val="left"/>
      <w:pPr>
        <w:tabs>
          <w:tab w:val="num" w:pos="3600"/>
        </w:tabs>
        <w:ind w:left="3600" w:hanging="360"/>
      </w:pPr>
      <w:rPr>
        <w:rFonts w:ascii="Calibri" w:hAnsi="Calibri" w:hint="default"/>
      </w:rPr>
    </w:lvl>
    <w:lvl w:ilvl="5" w:tplc="1334F53A" w:tentative="1">
      <w:start w:val="1"/>
      <w:numFmt w:val="bullet"/>
      <w:lvlText w:val=" "/>
      <w:lvlJc w:val="left"/>
      <w:pPr>
        <w:tabs>
          <w:tab w:val="num" w:pos="4320"/>
        </w:tabs>
        <w:ind w:left="4320" w:hanging="360"/>
      </w:pPr>
      <w:rPr>
        <w:rFonts w:ascii="Calibri" w:hAnsi="Calibri" w:hint="default"/>
      </w:rPr>
    </w:lvl>
    <w:lvl w:ilvl="6" w:tplc="4082078C" w:tentative="1">
      <w:start w:val="1"/>
      <w:numFmt w:val="bullet"/>
      <w:lvlText w:val=" "/>
      <w:lvlJc w:val="left"/>
      <w:pPr>
        <w:tabs>
          <w:tab w:val="num" w:pos="5040"/>
        </w:tabs>
        <w:ind w:left="5040" w:hanging="360"/>
      </w:pPr>
      <w:rPr>
        <w:rFonts w:ascii="Calibri" w:hAnsi="Calibri" w:hint="default"/>
      </w:rPr>
    </w:lvl>
    <w:lvl w:ilvl="7" w:tplc="DB608226" w:tentative="1">
      <w:start w:val="1"/>
      <w:numFmt w:val="bullet"/>
      <w:lvlText w:val=" "/>
      <w:lvlJc w:val="left"/>
      <w:pPr>
        <w:tabs>
          <w:tab w:val="num" w:pos="5760"/>
        </w:tabs>
        <w:ind w:left="5760" w:hanging="360"/>
      </w:pPr>
      <w:rPr>
        <w:rFonts w:ascii="Calibri" w:hAnsi="Calibri" w:hint="default"/>
      </w:rPr>
    </w:lvl>
    <w:lvl w:ilvl="8" w:tplc="6D40C4BA" w:tentative="1">
      <w:start w:val="1"/>
      <w:numFmt w:val="bullet"/>
      <w:lvlText w:val=" "/>
      <w:lvlJc w:val="left"/>
      <w:pPr>
        <w:tabs>
          <w:tab w:val="num" w:pos="6480"/>
        </w:tabs>
        <w:ind w:left="6480" w:hanging="360"/>
      </w:pPr>
      <w:rPr>
        <w:rFonts w:ascii="Calibri" w:hAnsi="Calibri" w:hint="default"/>
      </w:rPr>
    </w:lvl>
  </w:abstractNum>
  <w:num w:numId="1" w16cid:durableId="114452814">
    <w:abstractNumId w:val="8"/>
  </w:num>
  <w:num w:numId="2" w16cid:durableId="807088214">
    <w:abstractNumId w:val="4"/>
  </w:num>
  <w:num w:numId="3" w16cid:durableId="1298293389">
    <w:abstractNumId w:val="2"/>
  </w:num>
  <w:num w:numId="4" w16cid:durableId="499469789">
    <w:abstractNumId w:val="7"/>
  </w:num>
  <w:num w:numId="5" w16cid:durableId="1016273179">
    <w:abstractNumId w:val="5"/>
  </w:num>
  <w:num w:numId="6" w16cid:durableId="1551845445">
    <w:abstractNumId w:val="6"/>
  </w:num>
  <w:num w:numId="7" w16cid:durableId="366108877">
    <w:abstractNumId w:val="10"/>
  </w:num>
  <w:num w:numId="8" w16cid:durableId="1088307550">
    <w:abstractNumId w:val="9"/>
  </w:num>
  <w:num w:numId="9" w16cid:durableId="2092071857">
    <w:abstractNumId w:val="3"/>
  </w:num>
  <w:num w:numId="10" w16cid:durableId="10491574">
    <w:abstractNumId w:val="1"/>
  </w:num>
  <w:num w:numId="11" w16cid:durableId="243296922">
    <w:abstractNumId w:val="0"/>
  </w:num>
  <w:num w:numId="12" w16cid:durableId="35396187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rUwMDM2MrQ0MTAyMzJV0lEKTi0uzszPAykwrAUACpzAdCwAAAA="/>
  </w:docVars>
  <w:rsids>
    <w:rsidRoot w:val="00303CE4"/>
    <w:rsid w:val="00001650"/>
    <w:rsid w:val="000025C9"/>
    <w:rsid w:val="000068F8"/>
    <w:rsid w:val="00006C8B"/>
    <w:rsid w:val="00007230"/>
    <w:rsid w:val="00010363"/>
    <w:rsid w:val="00010375"/>
    <w:rsid w:val="00010589"/>
    <w:rsid w:val="00010D88"/>
    <w:rsid w:val="00012E97"/>
    <w:rsid w:val="000140AD"/>
    <w:rsid w:val="00014DB6"/>
    <w:rsid w:val="00015E68"/>
    <w:rsid w:val="00016988"/>
    <w:rsid w:val="00016C34"/>
    <w:rsid w:val="00017E2F"/>
    <w:rsid w:val="00020889"/>
    <w:rsid w:val="0003031F"/>
    <w:rsid w:val="0003091D"/>
    <w:rsid w:val="000321E9"/>
    <w:rsid w:val="00032484"/>
    <w:rsid w:val="00034140"/>
    <w:rsid w:val="000368AE"/>
    <w:rsid w:val="000409F5"/>
    <w:rsid w:val="00041393"/>
    <w:rsid w:val="00041512"/>
    <w:rsid w:val="00041B44"/>
    <w:rsid w:val="00041D12"/>
    <w:rsid w:val="000421D7"/>
    <w:rsid w:val="00044198"/>
    <w:rsid w:val="00045146"/>
    <w:rsid w:val="0004530E"/>
    <w:rsid w:val="000462E9"/>
    <w:rsid w:val="0004657F"/>
    <w:rsid w:val="00047DE2"/>
    <w:rsid w:val="0005166B"/>
    <w:rsid w:val="00051B49"/>
    <w:rsid w:val="00060E24"/>
    <w:rsid w:val="00060ED8"/>
    <w:rsid w:val="00063CFF"/>
    <w:rsid w:val="000654F2"/>
    <w:rsid w:val="00066D01"/>
    <w:rsid w:val="00071FEE"/>
    <w:rsid w:val="000733B4"/>
    <w:rsid w:val="000757CD"/>
    <w:rsid w:val="000766A7"/>
    <w:rsid w:val="0007697C"/>
    <w:rsid w:val="00077098"/>
    <w:rsid w:val="0007723B"/>
    <w:rsid w:val="000777CC"/>
    <w:rsid w:val="0008299F"/>
    <w:rsid w:val="00085186"/>
    <w:rsid w:val="0008693C"/>
    <w:rsid w:val="00086B21"/>
    <w:rsid w:val="00087ABB"/>
    <w:rsid w:val="00091105"/>
    <w:rsid w:val="00092822"/>
    <w:rsid w:val="00093CCC"/>
    <w:rsid w:val="00094D14"/>
    <w:rsid w:val="00095E04"/>
    <w:rsid w:val="000A1278"/>
    <w:rsid w:val="000A18DD"/>
    <w:rsid w:val="000A4616"/>
    <w:rsid w:val="000A62F6"/>
    <w:rsid w:val="000A6CC0"/>
    <w:rsid w:val="000A7393"/>
    <w:rsid w:val="000B04CF"/>
    <w:rsid w:val="000B12FF"/>
    <w:rsid w:val="000B15B9"/>
    <w:rsid w:val="000B2BA6"/>
    <w:rsid w:val="000B5393"/>
    <w:rsid w:val="000B5495"/>
    <w:rsid w:val="000B64B0"/>
    <w:rsid w:val="000B72DE"/>
    <w:rsid w:val="000B79BD"/>
    <w:rsid w:val="000C0584"/>
    <w:rsid w:val="000C1AED"/>
    <w:rsid w:val="000C2D0E"/>
    <w:rsid w:val="000C4BB0"/>
    <w:rsid w:val="000C6CD1"/>
    <w:rsid w:val="000D09AC"/>
    <w:rsid w:val="000D14AA"/>
    <w:rsid w:val="000D25AF"/>
    <w:rsid w:val="000D37E9"/>
    <w:rsid w:val="000D5E4E"/>
    <w:rsid w:val="000D6F2F"/>
    <w:rsid w:val="000E0028"/>
    <w:rsid w:val="000E0A80"/>
    <w:rsid w:val="000E1B83"/>
    <w:rsid w:val="000F0650"/>
    <w:rsid w:val="000F1042"/>
    <w:rsid w:val="000F29C2"/>
    <w:rsid w:val="000F3F06"/>
    <w:rsid w:val="000F6F5A"/>
    <w:rsid w:val="001002FD"/>
    <w:rsid w:val="00100314"/>
    <w:rsid w:val="00100E82"/>
    <w:rsid w:val="00101959"/>
    <w:rsid w:val="00102A33"/>
    <w:rsid w:val="00103945"/>
    <w:rsid w:val="00103CC8"/>
    <w:rsid w:val="001043FE"/>
    <w:rsid w:val="001055E2"/>
    <w:rsid w:val="001056C3"/>
    <w:rsid w:val="00107C12"/>
    <w:rsid w:val="001106B3"/>
    <w:rsid w:val="00112F5B"/>
    <w:rsid w:val="00113AE3"/>
    <w:rsid w:val="00115310"/>
    <w:rsid w:val="001158A7"/>
    <w:rsid w:val="001164AB"/>
    <w:rsid w:val="00122418"/>
    <w:rsid w:val="00122AD7"/>
    <w:rsid w:val="00123915"/>
    <w:rsid w:val="00125EAC"/>
    <w:rsid w:val="00126356"/>
    <w:rsid w:val="00126BD0"/>
    <w:rsid w:val="00130785"/>
    <w:rsid w:val="00130822"/>
    <w:rsid w:val="00131777"/>
    <w:rsid w:val="0013378E"/>
    <w:rsid w:val="0013579F"/>
    <w:rsid w:val="00136628"/>
    <w:rsid w:val="001366C2"/>
    <w:rsid w:val="00137452"/>
    <w:rsid w:val="00137D16"/>
    <w:rsid w:val="00142640"/>
    <w:rsid w:val="001469C5"/>
    <w:rsid w:val="00146D77"/>
    <w:rsid w:val="00150DAF"/>
    <w:rsid w:val="0015141C"/>
    <w:rsid w:val="0015160B"/>
    <w:rsid w:val="001516D5"/>
    <w:rsid w:val="00152620"/>
    <w:rsid w:val="00156A20"/>
    <w:rsid w:val="00157109"/>
    <w:rsid w:val="0015728D"/>
    <w:rsid w:val="00160D12"/>
    <w:rsid w:val="001619D2"/>
    <w:rsid w:val="0016219E"/>
    <w:rsid w:val="001627D4"/>
    <w:rsid w:val="00170808"/>
    <w:rsid w:val="00170C4B"/>
    <w:rsid w:val="001710F9"/>
    <w:rsid w:val="0017221E"/>
    <w:rsid w:val="00172F60"/>
    <w:rsid w:val="001756DF"/>
    <w:rsid w:val="00176AB0"/>
    <w:rsid w:val="00180245"/>
    <w:rsid w:val="001831E7"/>
    <w:rsid w:val="00183C3A"/>
    <w:rsid w:val="001856EA"/>
    <w:rsid w:val="00185DD4"/>
    <w:rsid w:val="0018640A"/>
    <w:rsid w:val="00186C25"/>
    <w:rsid w:val="001900D1"/>
    <w:rsid w:val="0019041B"/>
    <w:rsid w:val="00190638"/>
    <w:rsid w:val="0019129A"/>
    <w:rsid w:val="00191A05"/>
    <w:rsid w:val="001920FA"/>
    <w:rsid w:val="00195E98"/>
    <w:rsid w:val="00196614"/>
    <w:rsid w:val="0019672C"/>
    <w:rsid w:val="00197D5C"/>
    <w:rsid w:val="001A37F9"/>
    <w:rsid w:val="001A3A32"/>
    <w:rsid w:val="001A3C68"/>
    <w:rsid w:val="001A4905"/>
    <w:rsid w:val="001A5A9F"/>
    <w:rsid w:val="001A7039"/>
    <w:rsid w:val="001B0227"/>
    <w:rsid w:val="001B3794"/>
    <w:rsid w:val="001B59A2"/>
    <w:rsid w:val="001B5A88"/>
    <w:rsid w:val="001B7939"/>
    <w:rsid w:val="001C323A"/>
    <w:rsid w:val="001C3940"/>
    <w:rsid w:val="001C3E15"/>
    <w:rsid w:val="001C4698"/>
    <w:rsid w:val="001C49BC"/>
    <w:rsid w:val="001C583D"/>
    <w:rsid w:val="001C7E04"/>
    <w:rsid w:val="001D1DD1"/>
    <w:rsid w:val="001D2FC2"/>
    <w:rsid w:val="001D41AD"/>
    <w:rsid w:val="001D639D"/>
    <w:rsid w:val="001E2107"/>
    <w:rsid w:val="001E4C3F"/>
    <w:rsid w:val="001E6836"/>
    <w:rsid w:val="001E7691"/>
    <w:rsid w:val="001F0296"/>
    <w:rsid w:val="001F3111"/>
    <w:rsid w:val="001F3336"/>
    <w:rsid w:val="001F5D9A"/>
    <w:rsid w:val="00201216"/>
    <w:rsid w:val="00203BCB"/>
    <w:rsid w:val="002075D5"/>
    <w:rsid w:val="0021036F"/>
    <w:rsid w:val="002108C4"/>
    <w:rsid w:val="00210C94"/>
    <w:rsid w:val="002111B7"/>
    <w:rsid w:val="0021223B"/>
    <w:rsid w:val="0021429B"/>
    <w:rsid w:val="00217A1B"/>
    <w:rsid w:val="00217BDB"/>
    <w:rsid w:val="00221303"/>
    <w:rsid w:val="002244F6"/>
    <w:rsid w:val="0022460B"/>
    <w:rsid w:val="00224907"/>
    <w:rsid w:val="00224B65"/>
    <w:rsid w:val="00224BAB"/>
    <w:rsid w:val="00225432"/>
    <w:rsid w:val="002267B7"/>
    <w:rsid w:val="00226FB4"/>
    <w:rsid w:val="00227131"/>
    <w:rsid w:val="00231EE5"/>
    <w:rsid w:val="0023247C"/>
    <w:rsid w:val="00232F25"/>
    <w:rsid w:val="00237006"/>
    <w:rsid w:val="002400CB"/>
    <w:rsid w:val="00241D3B"/>
    <w:rsid w:val="002446ED"/>
    <w:rsid w:val="00244885"/>
    <w:rsid w:val="00245F15"/>
    <w:rsid w:val="00247A12"/>
    <w:rsid w:val="002501A4"/>
    <w:rsid w:val="00250B36"/>
    <w:rsid w:val="002513C4"/>
    <w:rsid w:val="002516FD"/>
    <w:rsid w:val="00251B9B"/>
    <w:rsid w:val="002526A6"/>
    <w:rsid w:val="00252E2C"/>
    <w:rsid w:val="0025341D"/>
    <w:rsid w:val="00253759"/>
    <w:rsid w:val="002559C6"/>
    <w:rsid w:val="00256C25"/>
    <w:rsid w:val="00257B88"/>
    <w:rsid w:val="0026072D"/>
    <w:rsid w:val="002640D1"/>
    <w:rsid w:val="00264206"/>
    <w:rsid w:val="002647D1"/>
    <w:rsid w:val="00265699"/>
    <w:rsid w:val="002733A9"/>
    <w:rsid w:val="0027404B"/>
    <w:rsid w:val="002740E2"/>
    <w:rsid w:val="00275419"/>
    <w:rsid w:val="002805F8"/>
    <w:rsid w:val="00281B0E"/>
    <w:rsid w:val="00281BE3"/>
    <w:rsid w:val="00281FA7"/>
    <w:rsid w:val="0028577D"/>
    <w:rsid w:val="00285AD6"/>
    <w:rsid w:val="0028763D"/>
    <w:rsid w:val="00287970"/>
    <w:rsid w:val="0029442C"/>
    <w:rsid w:val="00297AFF"/>
    <w:rsid w:val="002A1DB1"/>
    <w:rsid w:val="002A2400"/>
    <w:rsid w:val="002A2ECB"/>
    <w:rsid w:val="002A3953"/>
    <w:rsid w:val="002A5B33"/>
    <w:rsid w:val="002A61A6"/>
    <w:rsid w:val="002B0A11"/>
    <w:rsid w:val="002B24FF"/>
    <w:rsid w:val="002B338C"/>
    <w:rsid w:val="002B4D7D"/>
    <w:rsid w:val="002B57CE"/>
    <w:rsid w:val="002C0CE4"/>
    <w:rsid w:val="002C1992"/>
    <w:rsid w:val="002C2DA5"/>
    <w:rsid w:val="002C3F51"/>
    <w:rsid w:val="002C521F"/>
    <w:rsid w:val="002C5DF1"/>
    <w:rsid w:val="002C5E1E"/>
    <w:rsid w:val="002D0D26"/>
    <w:rsid w:val="002D1EA7"/>
    <w:rsid w:val="002D63E6"/>
    <w:rsid w:val="002D78EB"/>
    <w:rsid w:val="002D7F67"/>
    <w:rsid w:val="002E02D3"/>
    <w:rsid w:val="002E0BF8"/>
    <w:rsid w:val="002E37E9"/>
    <w:rsid w:val="002E3A9D"/>
    <w:rsid w:val="002E43FA"/>
    <w:rsid w:val="002E46F4"/>
    <w:rsid w:val="002E6373"/>
    <w:rsid w:val="002E6AC3"/>
    <w:rsid w:val="002E7DFE"/>
    <w:rsid w:val="002F00A6"/>
    <w:rsid w:val="002F3759"/>
    <w:rsid w:val="002F576E"/>
    <w:rsid w:val="002F63D1"/>
    <w:rsid w:val="002F7F9B"/>
    <w:rsid w:val="00300C16"/>
    <w:rsid w:val="003018C2"/>
    <w:rsid w:val="003020B7"/>
    <w:rsid w:val="00303CE4"/>
    <w:rsid w:val="00304712"/>
    <w:rsid w:val="00311CB1"/>
    <w:rsid w:val="00311F86"/>
    <w:rsid w:val="0031462E"/>
    <w:rsid w:val="003165E2"/>
    <w:rsid w:val="00317914"/>
    <w:rsid w:val="00320E3D"/>
    <w:rsid w:val="00321501"/>
    <w:rsid w:val="00323E0C"/>
    <w:rsid w:val="003262F8"/>
    <w:rsid w:val="0032732E"/>
    <w:rsid w:val="00327B68"/>
    <w:rsid w:val="00327C55"/>
    <w:rsid w:val="003310B8"/>
    <w:rsid w:val="00331377"/>
    <w:rsid w:val="00332B89"/>
    <w:rsid w:val="003337FD"/>
    <w:rsid w:val="00334080"/>
    <w:rsid w:val="003346C5"/>
    <w:rsid w:val="00334E9E"/>
    <w:rsid w:val="00335B67"/>
    <w:rsid w:val="00335E84"/>
    <w:rsid w:val="0033620E"/>
    <w:rsid w:val="00342D01"/>
    <w:rsid w:val="00342FD4"/>
    <w:rsid w:val="003441D9"/>
    <w:rsid w:val="00346E40"/>
    <w:rsid w:val="00347F3D"/>
    <w:rsid w:val="00354FD8"/>
    <w:rsid w:val="00355632"/>
    <w:rsid w:val="00356F12"/>
    <w:rsid w:val="00360D83"/>
    <w:rsid w:val="00361FFA"/>
    <w:rsid w:val="00362F83"/>
    <w:rsid w:val="0036361B"/>
    <w:rsid w:val="00364F19"/>
    <w:rsid w:val="0036728D"/>
    <w:rsid w:val="00370377"/>
    <w:rsid w:val="00372511"/>
    <w:rsid w:val="003728C7"/>
    <w:rsid w:val="003771A3"/>
    <w:rsid w:val="003805D3"/>
    <w:rsid w:val="00380C4A"/>
    <w:rsid w:val="00380D70"/>
    <w:rsid w:val="003821C9"/>
    <w:rsid w:val="00382897"/>
    <w:rsid w:val="00382CB5"/>
    <w:rsid w:val="003849AE"/>
    <w:rsid w:val="00384E8B"/>
    <w:rsid w:val="00390828"/>
    <w:rsid w:val="003919AB"/>
    <w:rsid w:val="00392C22"/>
    <w:rsid w:val="00393A83"/>
    <w:rsid w:val="00395B8D"/>
    <w:rsid w:val="00397730"/>
    <w:rsid w:val="003977BA"/>
    <w:rsid w:val="00397DB8"/>
    <w:rsid w:val="003A01F3"/>
    <w:rsid w:val="003A1990"/>
    <w:rsid w:val="003A2614"/>
    <w:rsid w:val="003A310F"/>
    <w:rsid w:val="003A42A5"/>
    <w:rsid w:val="003A67B1"/>
    <w:rsid w:val="003B0D87"/>
    <w:rsid w:val="003B1941"/>
    <w:rsid w:val="003B201B"/>
    <w:rsid w:val="003B3AEE"/>
    <w:rsid w:val="003B59CF"/>
    <w:rsid w:val="003B5A08"/>
    <w:rsid w:val="003B5E2B"/>
    <w:rsid w:val="003B5F02"/>
    <w:rsid w:val="003C05AB"/>
    <w:rsid w:val="003C0FEB"/>
    <w:rsid w:val="003C1612"/>
    <w:rsid w:val="003C1E51"/>
    <w:rsid w:val="003C37F1"/>
    <w:rsid w:val="003C3886"/>
    <w:rsid w:val="003C3EDE"/>
    <w:rsid w:val="003C5EF1"/>
    <w:rsid w:val="003C72F6"/>
    <w:rsid w:val="003C78A2"/>
    <w:rsid w:val="003D5AAA"/>
    <w:rsid w:val="003E18E1"/>
    <w:rsid w:val="003E1AB7"/>
    <w:rsid w:val="003E218B"/>
    <w:rsid w:val="003E21D2"/>
    <w:rsid w:val="003E4568"/>
    <w:rsid w:val="003E7CFA"/>
    <w:rsid w:val="003F015B"/>
    <w:rsid w:val="003F1125"/>
    <w:rsid w:val="003F2909"/>
    <w:rsid w:val="003F46E8"/>
    <w:rsid w:val="003F5087"/>
    <w:rsid w:val="003F6C1E"/>
    <w:rsid w:val="003F6E18"/>
    <w:rsid w:val="00401145"/>
    <w:rsid w:val="00401684"/>
    <w:rsid w:val="00401C86"/>
    <w:rsid w:val="00405F85"/>
    <w:rsid w:val="0040713E"/>
    <w:rsid w:val="00407629"/>
    <w:rsid w:val="004102AA"/>
    <w:rsid w:val="00413519"/>
    <w:rsid w:val="00414427"/>
    <w:rsid w:val="00415098"/>
    <w:rsid w:val="004152F2"/>
    <w:rsid w:val="0042032B"/>
    <w:rsid w:val="00421DFB"/>
    <w:rsid w:val="00423F9A"/>
    <w:rsid w:val="0042438D"/>
    <w:rsid w:val="00424499"/>
    <w:rsid w:val="0042706D"/>
    <w:rsid w:val="00427C85"/>
    <w:rsid w:val="00434AE9"/>
    <w:rsid w:val="00434B40"/>
    <w:rsid w:val="00435F12"/>
    <w:rsid w:val="00437E31"/>
    <w:rsid w:val="004404B9"/>
    <w:rsid w:val="00443E81"/>
    <w:rsid w:val="0044461A"/>
    <w:rsid w:val="00445F93"/>
    <w:rsid w:val="00446FC0"/>
    <w:rsid w:val="00447474"/>
    <w:rsid w:val="00450323"/>
    <w:rsid w:val="00451193"/>
    <w:rsid w:val="00452579"/>
    <w:rsid w:val="004525BE"/>
    <w:rsid w:val="004556FA"/>
    <w:rsid w:val="00455A6C"/>
    <w:rsid w:val="00455F54"/>
    <w:rsid w:val="00456830"/>
    <w:rsid w:val="004602EA"/>
    <w:rsid w:val="00462CF6"/>
    <w:rsid w:val="00462FCF"/>
    <w:rsid w:val="00464AE3"/>
    <w:rsid w:val="004675C1"/>
    <w:rsid w:val="00471461"/>
    <w:rsid w:val="00471A29"/>
    <w:rsid w:val="00471BC6"/>
    <w:rsid w:val="00474864"/>
    <w:rsid w:val="0047639D"/>
    <w:rsid w:val="004763F7"/>
    <w:rsid w:val="0047756A"/>
    <w:rsid w:val="00477AAC"/>
    <w:rsid w:val="00477CDF"/>
    <w:rsid w:val="00477D7A"/>
    <w:rsid w:val="00481847"/>
    <w:rsid w:val="00483AA1"/>
    <w:rsid w:val="004841D0"/>
    <w:rsid w:val="004864F2"/>
    <w:rsid w:val="004869DD"/>
    <w:rsid w:val="00486C98"/>
    <w:rsid w:val="00490791"/>
    <w:rsid w:val="00490D36"/>
    <w:rsid w:val="00492354"/>
    <w:rsid w:val="00492C4C"/>
    <w:rsid w:val="0049516F"/>
    <w:rsid w:val="00496DDB"/>
    <w:rsid w:val="004A6DC0"/>
    <w:rsid w:val="004B4E30"/>
    <w:rsid w:val="004B4ED4"/>
    <w:rsid w:val="004B6ECB"/>
    <w:rsid w:val="004B6F3B"/>
    <w:rsid w:val="004C306C"/>
    <w:rsid w:val="004C4FB3"/>
    <w:rsid w:val="004C6396"/>
    <w:rsid w:val="004D0229"/>
    <w:rsid w:val="004D0F60"/>
    <w:rsid w:val="004D1D2D"/>
    <w:rsid w:val="004D2550"/>
    <w:rsid w:val="004D3B77"/>
    <w:rsid w:val="004D4CF1"/>
    <w:rsid w:val="004D5069"/>
    <w:rsid w:val="004D6005"/>
    <w:rsid w:val="004E058B"/>
    <w:rsid w:val="004E2CCC"/>
    <w:rsid w:val="004E3F9E"/>
    <w:rsid w:val="004E4597"/>
    <w:rsid w:val="004E4926"/>
    <w:rsid w:val="004E5318"/>
    <w:rsid w:val="004E5C3C"/>
    <w:rsid w:val="004F06E2"/>
    <w:rsid w:val="004F0A54"/>
    <w:rsid w:val="004F1A7B"/>
    <w:rsid w:val="004F2985"/>
    <w:rsid w:val="004F315F"/>
    <w:rsid w:val="004F38D4"/>
    <w:rsid w:val="004F45B8"/>
    <w:rsid w:val="004F5F22"/>
    <w:rsid w:val="004F704A"/>
    <w:rsid w:val="00500FA3"/>
    <w:rsid w:val="00501F72"/>
    <w:rsid w:val="00502431"/>
    <w:rsid w:val="005028FD"/>
    <w:rsid w:val="00502E31"/>
    <w:rsid w:val="00502F77"/>
    <w:rsid w:val="005067A5"/>
    <w:rsid w:val="005068AA"/>
    <w:rsid w:val="00507D68"/>
    <w:rsid w:val="005104DA"/>
    <w:rsid w:val="005115FD"/>
    <w:rsid w:val="0051171A"/>
    <w:rsid w:val="00512EA3"/>
    <w:rsid w:val="00512FF2"/>
    <w:rsid w:val="005132D9"/>
    <w:rsid w:val="005158C0"/>
    <w:rsid w:val="00515A7D"/>
    <w:rsid w:val="0052035F"/>
    <w:rsid w:val="005223FA"/>
    <w:rsid w:val="00522A89"/>
    <w:rsid w:val="00522AB9"/>
    <w:rsid w:val="005235B9"/>
    <w:rsid w:val="0052441C"/>
    <w:rsid w:val="005246C7"/>
    <w:rsid w:val="0052747B"/>
    <w:rsid w:val="0053034F"/>
    <w:rsid w:val="005303C0"/>
    <w:rsid w:val="00531081"/>
    <w:rsid w:val="0053243A"/>
    <w:rsid w:val="00535525"/>
    <w:rsid w:val="005360E8"/>
    <w:rsid w:val="00536F8F"/>
    <w:rsid w:val="00540406"/>
    <w:rsid w:val="00542F4D"/>
    <w:rsid w:val="00546405"/>
    <w:rsid w:val="00546C6C"/>
    <w:rsid w:val="00551EA0"/>
    <w:rsid w:val="0055530D"/>
    <w:rsid w:val="00555ADA"/>
    <w:rsid w:val="00555BD0"/>
    <w:rsid w:val="005566CC"/>
    <w:rsid w:val="00561F96"/>
    <w:rsid w:val="0056269C"/>
    <w:rsid w:val="00564950"/>
    <w:rsid w:val="00564B04"/>
    <w:rsid w:val="00564DDC"/>
    <w:rsid w:val="00567BF6"/>
    <w:rsid w:val="00571EE1"/>
    <w:rsid w:val="00572D61"/>
    <w:rsid w:val="005736B9"/>
    <w:rsid w:val="005739B1"/>
    <w:rsid w:val="00574ACB"/>
    <w:rsid w:val="005766BA"/>
    <w:rsid w:val="005808D9"/>
    <w:rsid w:val="00581D45"/>
    <w:rsid w:val="005820E8"/>
    <w:rsid w:val="0058270D"/>
    <w:rsid w:val="00582F33"/>
    <w:rsid w:val="00583AFD"/>
    <w:rsid w:val="00584AED"/>
    <w:rsid w:val="0058642C"/>
    <w:rsid w:val="00590C04"/>
    <w:rsid w:val="005926D7"/>
    <w:rsid w:val="00592F87"/>
    <w:rsid w:val="005943BC"/>
    <w:rsid w:val="005965D6"/>
    <w:rsid w:val="00596E85"/>
    <w:rsid w:val="00597EC0"/>
    <w:rsid w:val="005A04E9"/>
    <w:rsid w:val="005A1DB4"/>
    <w:rsid w:val="005A373E"/>
    <w:rsid w:val="005A4EEF"/>
    <w:rsid w:val="005A5266"/>
    <w:rsid w:val="005A6857"/>
    <w:rsid w:val="005B08D7"/>
    <w:rsid w:val="005B1B6D"/>
    <w:rsid w:val="005B1CD8"/>
    <w:rsid w:val="005B2ABD"/>
    <w:rsid w:val="005B2DB8"/>
    <w:rsid w:val="005B5335"/>
    <w:rsid w:val="005B5739"/>
    <w:rsid w:val="005C0143"/>
    <w:rsid w:val="005C10FF"/>
    <w:rsid w:val="005C1869"/>
    <w:rsid w:val="005C4B7B"/>
    <w:rsid w:val="005C630A"/>
    <w:rsid w:val="005C78E1"/>
    <w:rsid w:val="005D02F6"/>
    <w:rsid w:val="005D0DBB"/>
    <w:rsid w:val="005D18CA"/>
    <w:rsid w:val="005D20D6"/>
    <w:rsid w:val="005D24BE"/>
    <w:rsid w:val="005D6C24"/>
    <w:rsid w:val="005D7858"/>
    <w:rsid w:val="005D78B8"/>
    <w:rsid w:val="005E00EA"/>
    <w:rsid w:val="005E04FA"/>
    <w:rsid w:val="005E1328"/>
    <w:rsid w:val="005E1DA5"/>
    <w:rsid w:val="005E3619"/>
    <w:rsid w:val="005E70FD"/>
    <w:rsid w:val="005E7853"/>
    <w:rsid w:val="005F336B"/>
    <w:rsid w:val="005F4330"/>
    <w:rsid w:val="005F4B8C"/>
    <w:rsid w:val="005F4D0B"/>
    <w:rsid w:val="005F5302"/>
    <w:rsid w:val="005F532C"/>
    <w:rsid w:val="005F5F67"/>
    <w:rsid w:val="005F782A"/>
    <w:rsid w:val="005F782F"/>
    <w:rsid w:val="00600FF6"/>
    <w:rsid w:val="006021C1"/>
    <w:rsid w:val="00603360"/>
    <w:rsid w:val="006035CE"/>
    <w:rsid w:val="00603A73"/>
    <w:rsid w:val="00603AC3"/>
    <w:rsid w:val="006069A5"/>
    <w:rsid w:val="006072A1"/>
    <w:rsid w:val="00607D90"/>
    <w:rsid w:val="006108B1"/>
    <w:rsid w:val="00610AE4"/>
    <w:rsid w:val="006122EF"/>
    <w:rsid w:val="00615A10"/>
    <w:rsid w:val="00615D3C"/>
    <w:rsid w:val="0061675F"/>
    <w:rsid w:val="0061768F"/>
    <w:rsid w:val="00617D4C"/>
    <w:rsid w:val="00620D35"/>
    <w:rsid w:val="00621400"/>
    <w:rsid w:val="006222B0"/>
    <w:rsid w:val="00623879"/>
    <w:rsid w:val="00626BF6"/>
    <w:rsid w:val="00627782"/>
    <w:rsid w:val="006336AD"/>
    <w:rsid w:val="00634C78"/>
    <w:rsid w:val="0063793E"/>
    <w:rsid w:val="00637CED"/>
    <w:rsid w:val="00641263"/>
    <w:rsid w:val="0064220E"/>
    <w:rsid w:val="0064236E"/>
    <w:rsid w:val="00643B4B"/>
    <w:rsid w:val="00645696"/>
    <w:rsid w:val="00645E62"/>
    <w:rsid w:val="00645E90"/>
    <w:rsid w:val="006478EF"/>
    <w:rsid w:val="0065289B"/>
    <w:rsid w:val="00652CD8"/>
    <w:rsid w:val="00654648"/>
    <w:rsid w:val="00660686"/>
    <w:rsid w:val="00660C44"/>
    <w:rsid w:val="0066119F"/>
    <w:rsid w:val="00662D89"/>
    <w:rsid w:val="00664237"/>
    <w:rsid w:val="00664CC6"/>
    <w:rsid w:val="00665127"/>
    <w:rsid w:val="00670517"/>
    <w:rsid w:val="00670703"/>
    <w:rsid w:val="00671A96"/>
    <w:rsid w:val="00671E3A"/>
    <w:rsid w:val="006733A9"/>
    <w:rsid w:val="006733AE"/>
    <w:rsid w:val="00674531"/>
    <w:rsid w:val="00674D28"/>
    <w:rsid w:val="00675E81"/>
    <w:rsid w:val="006800DC"/>
    <w:rsid w:val="006801AA"/>
    <w:rsid w:val="006807B2"/>
    <w:rsid w:val="00680AC5"/>
    <w:rsid w:val="006811AA"/>
    <w:rsid w:val="006812C9"/>
    <w:rsid w:val="006928C1"/>
    <w:rsid w:val="0069296E"/>
    <w:rsid w:val="00693258"/>
    <w:rsid w:val="00695D5C"/>
    <w:rsid w:val="00695EEC"/>
    <w:rsid w:val="00696261"/>
    <w:rsid w:val="00697893"/>
    <w:rsid w:val="006A01B4"/>
    <w:rsid w:val="006A0D51"/>
    <w:rsid w:val="006A241D"/>
    <w:rsid w:val="006A2650"/>
    <w:rsid w:val="006A475C"/>
    <w:rsid w:val="006A5CF4"/>
    <w:rsid w:val="006A67CA"/>
    <w:rsid w:val="006A71A7"/>
    <w:rsid w:val="006A7E62"/>
    <w:rsid w:val="006B1DA5"/>
    <w:rsid w:val="006B3ED4"/>
    <w:rsid w:val="006B6430"/>
    <w:rsid w:val="006B6913"/>
    <w:rsid w:val="006C1D9E"/>
    <w:rsid w:val="006C3068"/>
    <w:rsid w:val="006C356C"/>
    <w:rsid w:val="006C483D"/>
    <w:rsid w:val="006C5056"/>
    <w:rsid w:val="006D3761"/>
    <w:rsid w:val="006D3D93"/>
    <w:rsid w:val="006D6E72"/>
    <w:rsid w:val="006E0A7A"/>
    <w:rsid w:val="006E11E9"/>
    <w:rsid w:val="006E1682"/>
    <w:rsid w:val="006E1A2C"/>
    <w:rsid w:val="006E228E"/>
    <w:rsid w:val="006E28AB"/>
    <w:rsid w:val="006E3024"/>
    <w:rsid w:val="006E3E71"/>
    <w:rsid w:val="006E4648"/>
    <w:rsid w:val="006F21B0"/>
    <w:rsid w:val="006F228F"/>
    <w:rsid w:val="006F7131"/>
    <w:rsid w:val="006F7C50"/>
    <w:rsid w:val="00701E0F"/>
    <w:rsid w:val="00702317"/>
    <w:rsid w:val="007027DA"/>
    <w:rsid w:val="00703DF7"/>
    <w:rsid w:val="00703F82"/>
    <w:rsid w:val="00704009"/>
    <w:rsid w:val="00707AA2"/>
    <w:rsid w:val="00711DDB"/>
    <w:rsid w:val="0071346F"/>
    <w:rsid w:val="00713ADC"/>
    <w:rsid w:val="0071595F"/>
    <w:rsid w:val="0071605C"/>
    <w:rsid w:val="00716086"/>
    <w:rsid w:val="00717154"/>
    <w:rsid w:val="00717FF2"/>
    <w:rsid w:val="00720DD4"/>
    <w:rsid w:val="00721B27"/>
    <w:rsid w:val="007223AB"/>
    <w:rsid w:val="0072240E"/>
    <w:rsid w:val="007229E9"/>
    <w:rsid w:val="007238BC"/>
    <w:rsid w:val="00724315"/>
    <w:rsid w:val="00724A6C"/>
    <w:rsid w:val="00724B01"/>
    <w:rsid w:val="00724FC0"/>
    <w:rsid w:val="00725D62"/>
    <w:rsid w:val="007262C4"/>
    <w:rsid w:val="00726DE8"/>
    <w:rsid w:val="007309FA"/>
    <w:rsid w:val="00731C08"/>
    <w:rsid w:val="007348A2"/>
    <w:rsid w:val="00736E36"/>
    <w:rsid w:val="00737D5B"/>
    <w:rsid w:val="00737E1F"/>
    <w:rsid w:val="00740F30"/>
    <w:rsid w:val="0074209D"/>
    <w:rsid w:val="007423A7"/>
    <w:rsid w:val="00742A5B"/>
    <w:rsid w:val="0074469B"/>
    <w:rsid w:val="00746233"/>
    <w:rsid w:val="0074767C"/>
    <w:rsid w:val="007555CE"/>
    <w:rsid w:val="00756549"/>
    <w:rsid w:val="007633AC"/>
    <w:rsid w:val="00764A40"/>
    <w:rsid w:val="00767B14"/>
    <w:rsid w:val="0077158C"/>
    <w:rsid w:val="007719B2"/>
    <w:rsid w:val="007725AC"/>
    <w:rsid w:val="00772975"/>
    <w:rsid w:val="00773646"/>
    <w:rsid w:val="00775DAD"/>
    <w:rsid w:val="00777A3F"/>
    <w:rsid w:val="0078407F"/>
    <w:rsid w:val="00784905"/>
    <w:rsid w:val="00787174"/>
    <w:rsid w:val="00790315"/>
    <w:rsid w:val="007929EC"/>
    <w:rsid w:val="00793F83"/>
    <w:rsid w:val="00793FE5"/>
    <w:rsid w:val="00794BA6"/>
    <w:rsid w:val="00794BD1"/>
    <w:rsid w:val="007951CA"/>
    <w:rsid w:val="0079680A"/>
    <w:rsid w:val="00797743"/>
    <w:rsid w:val="007A0213"/>
    <w:rsid w:val="007A3A95"/>
    <w:rsid w:val="007A6169"/>
    <w:rsid w:val="007B03D5"/>
    <w:rsid w:val="007B1928"/>
    <w:rsid w:val="007B3A52"/>
    <w:rsid w:val="007B4D60"/>
    <w:rsid w:val="007B5F89"/>
    <w:rsid w:val="007B7826"/>
    <w:rsid w:val="007C0287"/>
    <w:rsid w:val="007C19A7"/>
    <w:rsid w:val="007C2CB9"/>
    <w:rsid w:val="007C4EE7"/>
    <w:rsid w:val="007D7E6A"/>
    <w:rsid w:val="007E27C1"/>
    <w:rsid w:val="007E5835"/>
    <w:rsid w:val="007E6A3E"/>
    <w:rsid w:val="007E6EC3"/>
    <w:rsid w:val="007E73CD"/>
    <w:rsid w:val="007F021B"/>
    <w:rsid w:val="007F13E0"/>
    <w:rsid w:val="007F4712"/>
    <w:rsid w:val="007F505E"/>
    <w:rsid w:val="007F65AC"/>
    <w:rsid w:val="007F68ED"/>
    <w:rsid w:val="007F7CA3"/>
    <w:rsid w:val="00800681"/>
    <w:rsid w:val="00804A90"/>
    <w:rsid w:val="008061F4"/>
    <w:rsid w:val="008072EF"/>
    <w:rsid w:val="00810C16"/>
    <w:rsid w:val="00813C7F"/>
    <w:rsid w:val="0081417E"/>
    <w:rsid w:val="00814FCE"/>
    <w:rsid w:val="008165CA"/>
    <w:rsid w:val="00816734"/>
    <w:rsid w:val="00820336"/>
    <w:rsid w:val="00820D66"/>
    <w:rsid w:val="00821CF5"/>
    <w:rsid w:val="008223E0"/>
    <w:rsid w:val="008232F4"/>
    <w:rsid w:val="0082408D"/>
    <w:rsid w:val="008259CC"/>
    <w:rsid w:val="00826D55"/>
    <w:rsid w:val="00830CE5"/>
    <w:rsid w:val="00832023"/>
    <w:rsid w:val="008320D9"/>
    <w:rsid w:val="00833178"/>
    <w:rsid w:val="008359B6"/>
    <w:rsid w:val="008406E4"/>
    <w:rsid w:val="00841C9C"/>
    <w:rsid w:val="00842BEC"/>
    <w:rsid w:val="00843A8A"/>
    <w:rsid w:val="00843DF9"/>
    <w:rsid w:val="008451A4"/>
    <w:rsid w:val="008464B0"/>
    <w:rsid w:val="008476BD"/>
    <w:rsid w:val="00847777"/>
    <w:rsid w:val="00847EA2"/>
    <w:rsid w:val="00850D9A"/>
    <w:rsid w:val="0085197F"/>
    <w:rsid w:val="00851FC5"/>
    <w:rsid w:val="008528CD"/>
    <w:rsid w:val="00854B05"/>
    <w:rsid w:val="008553BD"/>
    <w:rsid w:val="00855656"/>
    <w:rsid w:val="00856915"/>
    <w:rsid w:val="00857483"/>
    <w:rsid w:val="008601B0"/>
    <w:rsid w:val="0086055E"/>
    <w:rsid w:val="008607B5"/>
    <w:rsid w:val="00861607"/>
    <w:rsid w:val="00862552"/>
    <w:rsid w:val="00865A08"/>
    <w:rsid w:val="00866714"/>
    <w:rsid w:val="00866D4A"/>
    <w:rsid w:val="008671E3"/>
    <w:rsid w:val="0087060F"/>
    <w:rsid w:val="00872B7A"/>
    <w:rsid w:val="00873F4F"/>
    <w:rsid w:val="008754D3"/>
    <w:rsid w:val="00875BD0"/>
    <w:rsid w:val="00875BD1"/>
    <w:rsid w:val="008761FC"/>
    <w:rsid w:val="008766E6"/>
    <w:rsid w:val="00876D41"/>
    <w:rsid w:val="00881A36"/>
    <w:rsid w:val="0088372D"/>
    <w:rsid w:val="008844E2"/>
    <w:rsid w:val="00885309"/>
    <w:rsid w:val="008865B3"/>
    <w:rsid w:val="008869CD"/>
    <w:rsid w:val="00886ED3"/>
    <w:rsid w:val="008872BD"/>
    <w:rsid w:val="00890737"/>
    <w:rsid w:val="008A0631"/>
    <w:rsid w:val="008A0EBE"/>
    <w:rsid w:val="008A1136"/>
    <w:rsid w:val="008A1253"/>
    <w:rsid w:val="008A1761"/>
    <w:rsid w:val="008A1F37"/>
    <w:rsid w:val="008A1F56"/>
    <w:rsid w:val="008A5BF3"/>
    <w:rsid w:val="008A736D"/>
    <w:rsid w:val="008B038E"/>
    <w:rsid w:val="008B4F3C"/>
    <w:rsid w:val="008B58E3"/>
    <w:rsid w:val="008B627D"/>
    <w:rsid w:val="008B68F9"/>
    <w:rsid w:val="008C2904"/>
    <w:rsid w:val="008C571F"/>
    <w:rsid w:val="008C5CDF"/>
    <w:rsid w:val="008C66FB"/>
    <w:rsid w:val="008C6C33"/>
    <w:rsid w:val="008C76D2"/>
    <w:rsid w:val="008D2D35"/>
    <w:rsid w:val="008D2E16"/>
    <w:rsid w:val="008D6359"/>
    <w:rsid w:val="008E0558"/>
    <w:rsid w:val="008E1E63"/>
    <w:rsid w:val="008E2BC7"/>
    <w:rsid w:val="008E3F2F"/>
    <w:rsid w:val="008E5D3D"/>
    <w:rsid w:val="008E6065"/>
    <w:rsid w:val="008E6401"/>
    <w:rsid w:val="008F0B48"/>
    <w:rsid w:val="008F26DF"/>
    <w:rsid w:val="008F3E4F"/>
    <w:rsid w:val="008F4359"/>
    <w:rsid w:val="008F52DB"/>
    <w:rsid w:val="008F7EB6"/>
    <w:rsid w:val="00900178"/>
    <w:rsid w:val="0090081D"/>
    <w:rsid w:val="009053CC"/>
    <w:rsid w:val="00905D31"/>
    <w:rsid w:val="0091165B"/>
    <w:rsid w:val="009135FD"/>
    <w:rsid w:val="0092020C"/>
    <w:rsid w:val="00922B33"/>
    <w:rsid w:val="00923A16"/>
    <w:rsid w:val="00924A1F"/>
    <w:rsid w:val="0092751F"/>
    <w:rsid w:val="0093297F"/>
    <w:rsid w:val="009330BA"/>
    <w:rsid w:val="00933335"/>
    <w:rsid w:val="00933522"/>
    <w:rsid w:val="0093528D"/>
    <w:rsid w:val="00936EE2"/>
    <w:rsid w:val="00937A3F"/>
    <w:rsid w:val="00943C9C"/>
    <w:rsid w:val="009473E6"/>
    <w:rsid w:val="00950217"/>
    <w:rsid w:val="009502D0"/>
    <w:rsid w:val="009513B8"/>
    <w:rsid w:val="0095283D"/>
    <w:rsid w:val="00952C83"/>
    <w:rsid w:val="00952F08"/>
    <w:rsid w:val="00953A4B"/>
    <w:rsid w:val="00956534"/>
    <w:rsid w:val="00957BB5"/>
    <w:rsid w:val="0096168D"/>
    <w:rsid w:val="009620E3"/>
    <w:rsid w:val="00963073"/>
    <w:rsid w:val="00963A38"/>
    <w:rsid w:val="00966093"/>
    <w:rsid w:val="0096631C"/>
    <w:rsid w:val="00966516"/>
    <w:rsid w:val="00966CF6"/>
    <w:rsid w:val="00967AD9"/>
    <w:rsid w:val="00970122"/>
    <w:rsid w:val="009715A8"/>
    <w:rsid w:val="009728C1"/>
    <w:rsid w:val="0097536F"/>
    <w:rsid w:val="0097689F"/>
    <w:rsid w:val="00977713"/>
    <w:rsid w:val="0098050F"/>
    <w:rsid w:val="009822D9"/>
    <w:rsid w:val="00983107"/>
    <w:rsid w:val="0098449D"/>
    <w:rsid w:val="009849C7"/>
    <w:rsid w:val="0098552B"/>
    <w:rsid w:val="009865B6"/>
    <w:rsid w:val="0098769B"/>
    <w:rsid w:val="0098782C"/>
    <w:rsid w:val="009907A1"/>
    <w:rsid w:val="00990AA6"/>
    <w:rsid w:val="00991321"/>
    <w:rsid w:val="00991A42"/>
    <w:rsid w:val="00992011"/>
    <w:rsid w:val="00993CCC"/>
    <w:rsid w:val="00997016"/>
    <w:rsid w:val="00997A03"/>
    <w:rsid w:val="00997F1A"/>
    <w:rsid w:val="009A1F07"/>
    <w:rsid w:val="009A22CB"/>
    <w:rsid w:val="009A36F1"/>
    <w:rsid w:val="009A3969"/>
    <w:rsid w:val="009A5805"/>
    <w:rsid w:val="009A5ABC"/>
    <w:rsid w:val="009A5E56"/>
    <w:rsid w:val="009A75CE"/>
    <w:rsid w:val="009B0F7E"/>
    <w:rsid w:val="009B6C4F"/>
    <w:rsid w:val="009C1543"/>
    <w:rsid w:val="009C4606"/>
    <w:rsid w:val="009C66BA"/>
    <w:rsid w:val="009D2520"/>
    <w:rsid w:val="009D27F5"/>
    <w:rsid w:val="009D3AA7"/>
    <w:rsid w:val="009D5E70"/>
    <w:rsid w:val="009D6D1C"/>
    <w:rsid w:val="009D78D9"/>
    <w:rsid w:val="009E09FE"/>
    <w:rsid w:val="009E1650"/>
    <w:rsid w:val="009E23EF"/>
    <w:rsid w:val="009E3BD7"/>
    <w:rsid w:val="009E3E1C"/>
    <w:rsid w:val="009E4509"/>
    <w:rsid w:val="009E47CF"/>
    <w:rsid w:val="009E51F5"/>
    <w:rsid w:val="009E6CAB"/>
    <w:rsid w:val="009F0906"/>
    <w:rsid w:val="009F0EA0"/>
    <w:rsid w:val="009F12CF"/>
    <w:rsid w:val="009F137F"/>
    <w:rsid w:val="009F1BEA"/>
    <w:rsid w:val="009F37B2"/>
    <w:rsid w:val="009F37E4"/>
    <w:rsid w:val="009F5354"/>
    <w:rsid w:val="009F6C16"/>
    <w:rsid w:val="009F6ED2"/>
    <w:rsid w:val="00A007F6"/>
    <w:rsid w:val="00A0350D"/>
    <w:rsid w:val="00A05B3C"/>
    <w:rsid w:val="00A06AF9"/>
    <w:rsid w:val="00A0795C"/>
    <w:rsid w:val="00A079E4"/>
    <w:rsid w:val="00A10025"/>
    <w:rsid w:val="00A13EC8"/>
    <w:rsid w:val="00A16252"/>
    <w:rsid w:val="00A163A5"/>
    <w:rsid w:val="00A176F0"/>
    <w:rsid w:val="00A1D618"/>
    <w:rsid w:val="00A21C1A"/>
    <w:rsid w:val="00A240CC"/>
    <w:rsid w:val="00A24350"/>
    <w:rsid w:val="00A250CC"/>
    <w:rsid w:val="00A25DF2"/>
    <w:rsid w:val="00A2704B"/>
    <w:rsid w:val="00A303D0"/>
    <w:rsid w:val="00A37767"/>
    <w:rsid w:val="00A40264"/>
    <w:rsid w:val="00A45999"/>
    <w:rsid w:val="00A46961"/>
    <w:rsid w:val="00A47742"/>
    <w:rsid w:val="00A50088"/>
    <w:rsid w:val="00A53C63"/>
    <w:rsid w:val="00A54349"/>
    <w:rsid w:val="00A54611"/>
    <w:rsid w:val="00A553A5"/>
    <w:rsid w:val="00A5655B"/>
    <w:rsid w:val="00A61133"/>
    <w:rsid w:val="00A61C63"/>
    <w:rsid w:val="00A631FF"/>
    <w:rsid w:val="00A644D7"/>
    <w:rsid w:val="00A6561D"/>
    <w:rsid w:val="00A65693"/>
    <w:rsid w:val="00A66D69"/>
    <w:rsid w:val="00A67B97"/>
    <w:rsid w:val="00A67E73"/>
    <w:rsid w:val="00A703BC"/>
    <w:rsid w:val="00A70597"/>
    <w:rsid w:val="00A7151A"/>
    <w:rsid w:val="00A726D6"/>
    <w:rsid w:val="00A740C8"/>
    <w:rsid w:val="00A74CF6"/>
    <w:rsid w:val="00A75067"/>
    <w:rsid w:val="00A76C77"/>
    <w:rsid w:val="00A8143C"/>
    <w:rsid w:val="00A853F0"/>
    <w:rsid w:val="00A858BB"/>
    <w:rsid w:val="00A86E70"/>
    <w:rsid w:val="00A87A69"/>
    <w:rsid w:val="00A91C99"/>
    <w:rsid w:val="00A92A29"/>
    <w:rsid w:val="00A96482"/>
    <w:rsid w:val="00A96C83"/>
    <w:rsid w:val="00A97716"/>
    <w:rsid w:val="00AA12CE"/>
    <w:rsid w:val="00AA3118"/>
    <w:rsid w:val="00AA31E8"/>
    <w:rsid w:val="00AA373A"/>
    <w:rsid w:val="00AA4B7D"/>
    <w:rsid w:val="00AB2CEB"/>
    <w:rsid w:val="00AB67BF"/>
    <w:rsid w:val="00AC0D62"/>
    <w:rsid w:val="00AC13A8"/>
    <w:rsid w:val="00AC2D59"/>
    <w:rsid w:val="00AC38B6"/>
    <w:rsid w:val="00AD235F"/>
    <w:rsid w:val="00AD2A39"/>
    <w:rsid w:val="00AD2BBC"/>
    <w:rsid w:val="00AD38AE"/>
    <w:rsid w:val="00AD4C4E"/>
    <w:rsid w:val="00AD6BBA"/>
    <w:rsid w:val="00AD731D"/>
    <w:rsid w:val="00AE03C3"/>
    <w:rsid w:val="00AE1433"/>
    <w:rsid w:val="00AE25DB"/>
    <w:rsid w:val="00AE355F"/>
    <w:rsid w:val="00AE4897"/>
    <w:rsid w:val="00AE598B"/>
    <w:rsid w:val="00AE5C77"/>
    <w:rsid w:val="00AE6752"/>
    <w:rsid w:val="00AE6952"/>
    <w:rsid w:val="00AE706C"/>
    <w:rsid w:val="00AF17FB"/>
    <w:rsid w:val="00AF3DF5"/>
    <w:rsid w:val="00AF3F12"/>
    <w:rsid w:val="00AF43EB"/>
    <w:rsid w:val="00AF48AD"/>
    <w:rsid w:val="00AF58BE"/>
    <w:rsid w:val="00AF5E2B"/>
    <w:rsid w:val="00B00D28"/>
    <w:rsid w:val="00B0414B"/>
    <w:rsid w:val="00B0480A"/>
    <w:rsid w:val="00B04CC3"/>
    <w:rsid w:val="00B0757B"/>
    <w:rsid w:val="00B101C5"/>
    <w:rsid w:val="00B11E65"/>
    <w:rsid w:val="00B13511"/>
    <w:rsid w:val="00B13850"/>
    <w:rsid w:val="00B15AB5"/>
    <w:rsid w:val="00B17A03"/>
    <w:rsid w:val="00B17D1E"/>
    <w:rsid w:val="00B20DEF"/>
    <w:rsid w:val="00B24B12"/>
    <w:rsid w:val="00B2589D"/>
    <w:rsid w:val="00B259A6"/>
    <w:rsid w:val="00B264D9"/>
    <w:rsid w:val="00B272BD"/>
    <w:rsid w:val="00B27C1F"/>
    <w:rsid w:val="00B32220"/>
    <w:rsid w:val="00B330BB"/>
    <w:rsid w:val="00B3341E"/>
    <w:rsid w:val="00B33963"/>
    <w:rsid w:val="00B400FA"/>
    <w:rsid w:val="00B419C2"/>
    <w:rsid w:val="00B42B8C"/>
    <w:rsid w:val="00B433C1"/>
    <w:rsid w:val="00B43979"/>
    <w:rsid w:val="00B443B1"/>
    <w:rsid w:val="00B45B3C"/>
    <w:rsid w:val="00B47736"/>
    <w:rsid w:val="00B50A2D"/>
    <w:rsid w:val="00B51A24"/>
    <w:rsid w:val="00B52AB0"/>
    <w:rsid w:val="00B54673"/>
    <w:rsid w:val="00B554DF"/>
    <w:rsid w:val="00B56FD3"/>
    <w:rsid w:val="00B57814"/>
    <w:rsid w:val="00B637AB"/>
    <w:rsid w:val="00B66690"/>
    <w:rsid w:val="00B719C0"/>
    <w:rsid w:val="00B720C5"/>
    <w:rsid w:val="00B729AE"/>
    <w:rsid w:val="00B72CFF"/>
    <w:rsid w:val="00B72D79"/>
    <w:rsid w:val="00B746C0"/>
    <w:rsid w:val="00B74D0B"/>
    <w:rsid w:val="00B77701"/>
    <w:rsid w:val="00B77F7D"/>
    <w:rsid w:val="00B80059"/>
    <w:rsid w:val="00B81D85"/>
    <w:rsid w:val="00B82C10"/>
    <w:rsid w:val="00B86461"/>
    <w:rsid w:val="00B869AF"/>
    <w:rsid w:val="00B86C95"/>
    <w:rsid w:val="00B94B4A"/>
    <w:rsid w:val="00B95D79"/>
    <w:rsid w:val="00B96415"/>
    <w:rsid w:val="00BA4B65"/>
    <w:rsid w:val="00BA52F0"/>
    <w:rsid w:val="00BA5F9E"/>
    <w:rsid w:val="00BA5FD1"/>
    <w:rsid w:val="00BB0D8E"/>
    <w:rsid w:val="00BB28F2"/>
    <w:rsid w:val="00BB358B"/>
    <w:rsid w:val="00BB4179"/>
    <w:rsid w:val="00BB7046"/>
    <w:rsid w:val="00BC27D7"/>
    <w:rsid w:val="00BC33C8"/>
    <w:rsid w:val="00BC66D7"/>
    <w:rsid w:val="00BC741A"/>
    <w:rsid w:val="00BD103F"/>
    <w:rsid w:val="00BD29F4"/>
    <w:rsid w:val="00BD2AAD"/>
    <w:rsid w:val="00BD3A37"/>
    <w:rsid w:val="00BD4BBE"/>
    <w:rsid w:val="00BE0B3B"/>
    <w:rsid w:val="00BE1687"/>
    <w:rsid w:val="00BE2CF1"/>
    <w:rsid w:val="00BE2E2A"/>
    <w:rsid w:val="00BE3087"/>
    <w:rsid w:val="00BE34D1"/>
    <w:rsid w:val="00BF0136"/>
    <w:rsid w:val="00BF2E6C"/>
    <w:rsid w:val="00BF35C2"/>
    <w:rsid w:val="00BF6958"/>
    <w:rsid w:val="00BF77E4"/>
    <w:rsid w:val="00C01FC5"/>
    <w:rsid w:val="00C0261A"/>
    <w:rsid w:val="00C02A48"/>
    <w:rsid w:val="00C07368"/>
    <w:rsid w:val="00C07B76"/>
    <w:rsid w:val="00C14711"/>
    <w:rsid w:val="00C14BD4"/>
    <w:rsid w:val="00C17096"/>
    <w:rsid w:val="00C179FB"/>
    <w:rsid w:val="00C17C46"/>
    <w:rsid w:val="00C17DA6"/>
    <w:rsid w:val="00C2082B"/>
    <w:rsid w:val="00C20DF0"/>
    <w:rsid w:val="00C210BA"/>
    <w:rsid w:val="00C2159F"/>
    <w:rsid w:val="00C25079"/>
    <w:rsid w:val="00C26969"/>
    <w:rsid w:val="00C301F7"/>
    <w:rsid w:val="00C30C22"/>
    <w:rsid w:val="00C30FA8"/>
    <w:rsid w:val="00C337E2"/>
    <w:rsid w:val="00C3612C"/>
    <w:rsid w:val="00C41B14"/>
    <w:rsid w:val="00C427E8"/>
    <w:rsid w:val="00C43C32"/>
    <w:rsid w:val="00C44BAE"/>
    <w:rsid w:val="00C44DA3"/>
    <w:rsid w:val="00C453D0"/>
    <w:rsid w:val="00C46424"/>
    <w:rsid w:val="00C47526"/>
    <w:rsid w:val="00C50306"/>
    <w:rsid w:val="00C50CA3"/>
    <w:rsid w:val="00C52F60"/>
    <w:rsid w:val="00C54782"/>
    <w:rsid w:val="00C57B8A"/>
    <w:rsid w:val="00C61915"/>
    <w:rsid w:val="00C652FD"/>
    <w:rsid w:val="00C659D9"/>
    <w:rsid w:val="00C65B13"/>
    <w:rsid w:val="00C67311"/>
    <w:rsid w:val="00C70A2C"/>
    <w:rsid w:val="00C70C6D"/>
    <w:rsid w:val="00C71411"/>
    <w:rsid w:val="00C72821"/>
    <w:rsid w:val="00C7436D"/>
    <w:rsid w:val="00C74706"/>
    <w:rsid w:val="00C75619"/>
    <w:rsid w:val="00C75D87"/>
    <w:rsid w:val="00C84253"/>
    <w:rsid w:val="00C84A67"/>
    <w:rsid w:val="00C86DBA"/>
    <w:rsid w:val="00C90C3F"/>
    <w:rsid w:val="00C90F59"/>
    <w:rsid w:val="00C9117D"/>
    <w:rsid w:val="00C917CF"/>
    <w:rsid w:val="00C92391"/>
    <w:rsid w:val="00C94C20"/>
    <w:rsid w:val="00CA2243"/>
    <w:rsid w:val="00CA44D2"/>
    <w:rsid w:val="00CB03BD"/>
    <w:rsid w:val="00CB24EE"/>
    <w:rsid w:val="00CB2860"/>
    <w:rsid w:val="00CB397D"/>
    <w:rsid w:val="00CB6891"/>
    <w:rsid w:val="00CC2400"/>
    <w:rsid w:val="00CC270F"/>
    <w:rsid w:val="00CC4715"/>
    <w:rsid w:val="00CC4E08"/>
    <w:rsid w:val="00CC4E14"/>
    <w:rsid w:val="00CC5EB9"/>
    <w:rsid w:val="00CC6BB1"/>
    <w:rsid w:val="00CC7D3F"/>
    <w:rsid w:val="00CD0815"/>
    <w:rsid w:val="00CD1EB8"/>
    <w:rsid w:val="00CD53E7"/>
    <w:rsid w:val="00CD5827"/>
    <w:rsid w:val="00CD5EA3"/>
    <w:rsid w:val="00CD68D8"/>
    <w:rsid w:val="00CE0FEE"/>
    <w:rsid w:val="00CE2A1B"/>
    <w:rsid w:val="00CE3568"/>
    <w:rsid w:val="00CE3862"/>
    <w:rsid w:val="00CE5827"/>
    <w:rsid w:val="00CE6396"/>
    <w:rsid w:val="00CE6466"/>
    <w:rsid w:val="00CF268B"/>
    <w:rsid w:val="00CF2B77"/>
    <w:rsid w:val="00CF3885"/>
    <w:rsid w:val="00CF4D89"/>
    <w:rsid w:val="00CF608D"/>
    <w:rsid w:val="00CF6A1D"/>
    <w:rsid w:val="00CF6D02"/>
    <w:rsid w:val="00D0059C"/>
    <w:rsid w:val="00D006F4"/>
    <w:rsid w:val="00D00B57"/>
    <w:rsid w:val="00D01E13"/>
    <w:rsid w:val="00D0554A"/>
    <w:rsid w:val="00D06047"/>
    <w:rsid w:val="00D06171"/>
    <w:rsid w:val="00D07668"/>
    <w:rsid w:val="00D103A7"/>
    <w:rsid w:val="00D103D2"/>
    <w:rsid w:val="00D1047E"/>
    <w:rsid w:val="00D108D0"/>
    <w:rsid w:val="00D1299C"/>
    <w:rsid w:val="00D129FB"/>
    <w:rsid w:val="00D13B08"/>
    <w:rsid w:val="00D16C2E"/>
    <w:rsid w:val="00D20C52"/>
    <w:rsid w:val="00D242E2"/>
    <w:rsid w:val="00D249CB"/>
    <w:rsid w:val="00D252A9"/>
    <w:rsid w:val="00D25A19"/>
    <w:rsid w:val="00D26C31"/>
    <w:rsid w:val="00D26E58"/>
    <w:rsid w:val="00D3038D"/>
    <w:rsid w:val="00D315EE"/>
    <w:rsid w:val="00D31B0D"/>
    <w:rsid w:val="00D336F7"/>
    <w:rsid w:val="00D33BFA"/>
    <w:rsid w:val="00D34819"/>
    <w:rsid w:val="00D34A33"/>
    <w:rsid w:val="00D34BE6"/>
    <w:rsid w:val="00D35ECD"/>
    <w:rsid w:val="00D400F7"/>
    <w:rsid w:val="00D4081F"/>
    <w:rsid w:val="00D4109C"/>
    <w:rsid w:val="00D4280E"/>
    <w:rsid w:val="00D43ED9"/>
    <w:rsid w:val="00D441B3"/>
    <w:rsid w:val="00D465D5"/>
    <w:rsid w:val="00D4780A"/>
    <w:rsid w:val="00D4786F"/>
    <w:rsid w:val="00D47AB1"/>
    <w:rsid w:val="00D517F7"/>
    <w:rsid w:val="00D53F94"/>
    <w:rsid w:val="00D56586"/>
    <w:rsid w:val="00D6232E"/>
    <w:rsid w:val="00D643D0"/>
    <w:rsid w:val="00D64980"/>
    <w:rsid w:val="00D65460"/>
    <w:rsid w:val="00D66A8E"/>
    <w:rsid w:val="00D726C1"/>
    <w:rsid w:val="00D74C24"/>
    <w:rsid w:val="00D77D17"/>
    <w:rsid w:val="00D80775"/>
    <w:rsid w:val="00D8136E"/>
    <w:rsid w:val="00D83F05"/>
    <w:rsid w:val="00D8440B"/>
    <w:rsid w:val="00D84624"/>
    <w:rsid w:val="00D84D83"/>
    <w:rsid w:val="00D85922"/>
    <w:rsid w:val="00D85EFF"/>
    <w:rsid w:val="00D8604A"/>
    <w:rsid w:val="00D87AD5"/>
    <w:rsid w:val="00D953A4"/>
    <w:rsid w:val="00D960ED"/>
    <w:rsid w:val="00DA224F"/>
    <w:rsid w:val="00DA395F"/>
    <w:rsid w:val="00DA5905"/>
    <w:rsid w:val="00DA6A68"/>
    <w:rsid w:val="00DB0864"/>
    <w:rsid w:val="00DB0C5C"/>
    <w:rsid w:val="00DB1F05"/>
    <w:rsid w:val="00DB2896"/>
    <w:rsid w:val="00DB50E5"/>
    <w:rsid w:val="00DB54CE"/>
    <w:rsid w:val="00DB7CCC"/>
    <w:rsid w:val="00DC073A"/>
    <w:rsid w:val="00DC4C20"/>
    <w:rsid w:val="00DC5100"/>
    <w:rsid w:val="00DC61BC"/>
    <w:rsid w:val="00DC6E47"/>
    <w:rsid w:val="00DC6F92"/>
    <w:rsid w:val="00DD0B24"/>
    <w:rsid w:val="00DD44C7"/>
    <w:rsid w:val="00DE18F0"/>
    <w:rsid w:val="00DE3911"/>
    <w:rsid w:val="00DE76CB"/>
    <w:rsid w:val="00DE7C29"/>
    <w:rsid w:val="00DE7E84"/>
    <w:rsid w:val="00DF0010"/>
    <w:rsid w:val="00DF0F27"/>
    <w:rsid w:val="00DF1B3B"/>
    <w:rsid w:val="00DF3D95"/>
    <w:rsid w:val="00DF3DA3"/>
    <w:rsid w:val="00DF48CE"/>
    <w:rsid w:val="00DF5309"/>
    <w:rsid w:val="00DF545C"/>
    <w:rsid w:val="00E0004B"/>
    <w:rsid w:val="00E01180"/>
    <w:rsid w:val="00E028BC"/>
    <w:rsid w:val="00E0580E"/>
    <w:rsid w:val="00E11719"/>
    <w:rsid w:val="00E16F2E"/>
    <w:rsid w:val="00E17148"/>
    <w:rsid w:val="00E178CF"/>
    <w:rsid w:val="00E202D1"/>
    <w:rsid w:val="00E2031F"/>
    <w:rsid w:val="00E224FE"/>
    <w:rsid w:val="00E241F8"/>
    <w:rsid w:val="00E25538"/>
    <w:rsid w:val="00E31373"/>
    <w:rsid w:val="00E31480"/>
    <w:rsid w:val="00E31A56"/>
    <w:rsid w:val="00E31AD3"/>
    <w:rsid w:val="00E33090"/>
    <w:rsid w:val="00E345B8"/>
    <w:rsid w:val="00E35298"/>
    <w:rsid w:val="00E359CE"/>
    <w:rsid w:val="00E36102"/>
    <w:rsid w:val="00E40658"/>
    <w:rsid w:val="00E4175D"/>
    <w:rsid w:val="00E422AF"/>
    <w:rsid w:val="00E42394"/>
    <w:rsid w:val="00E4244F"/>
    <w:rsid w:val="00E42703"/>
    <w:rsid w:val="00E4347B"/>
    <w:rsid w:val="00E439C4"/>
    <w:rsid w:val="00E43BFC"/>
    <w:rsid w:val="00E46148"/>
    <w:rsid w:val="00E478EA"/>
    <w:rsid w:val="00E50848"/>
    <w:rsid w:val="00E52880"/>
    <w:rsid w:val="00E53847"/>
    <w:rsid w:val="00E549DF"/>
    <w:rsid w:val="00E55ADE"/>
    <w:rsid w:val="00E566CF"/>
    <w:rsid w:val="00E57F03"/>
    <w:rsid w:val="00E622CA"/>
    <w:rsid w:val="00E6391E"/>
    <w:rsid w:val="00E661BF"/>
    <w:rsid w:val="00E66521"/>
    <w:rsid w:val="00E675A0"/>
    <w:rsid w:val="00E70EF4"/>
    <w:rsid w:val="00E72FFA"/>
    <w:rsid w:val="00E74577"/>
    <w:rsid w:val="00E75325"/>
    <w:rsid w:val="00E755BA"/>
    <w:rsid w:val="00E756BF"/>
    <w:rsid w:val="00E817A7"/>
    <w:rsid w:val="00E83DCD"/>
    <w:rsid w:val="00E848C6"/>
    <w:rsid w:val="00E86CEA"/>
    <w:rsid w:val="00E86F6E"/>
    <w:rsid w:val="00E87182"/>
    <w:rsid w:val="00E87A97"/>
    <w:rsid w:val="00E87C88"/>
    <w:rsid w:val="00E90461"/>
    <w:rsid w:val="00E934C9"/>
    <w:rsid w:val="00E93B9E"/>
    <w:rsid w:val="00E9450A"/>
    <w:rsid w:val="00E96C60"/>
    <w:rsid w:val="00E96CDC"/>
    <w:rsid w:val="00E96D32"/>
    <w:rsid w:val="00E96E20"/>
    <w:rsid w:val="00E9723D"/>
    <w:rsid w:val="00E97388"/>
    <w:rsid w:val="00E977CE"/>
    <w:rsid w:val="00EA03E8"/>
    <w:rsid w:val="00EA095A"/>
    <w:rsid w:val="00EA2296"/>
    <w:rsid w:val="00EA4BFE"/>
    <w:rsid w:val="00EA747F"/>
    <w:rsid w:val="00EB05DB"/>
    <w:rsid w:val="00EB2609"/>
    <w:rsid w:val="00EB3430"/>
    <w:rsid w:val="00EB6837"/>
    <w:rsid w:val="00EB77AF"/>
    <w:rsid w:val="00EC045A"/>
    <w:rsid w:val="00EC142E"/>
    <w:rsid w:val="00EC14AF"/>
    <w:rsid w:val="00EC2162"/>
    <w:rsid w:val="00EC23E3"/>
    <w:rsid w:val="00EC4DB6"/>
    <w:rsid w:val="00EC6F47"/>
    <w:rsid w:val="00EC7309"/>
    <w:rsid w:val="00ED29F8"/>
    <w:rsid w:val="00ED342B"/>
    <w:rsid w:val="00ED3779"/>
    <w:rsid w:val="00ED4496"/>
    <w:rsid w:val="00ED4EBE"/>
    <w:rsid w:val="00ED5A79"/>
    <w:rsid w:val="00ED5EC8"/>
    <w:rsid w:val="00EE0640"/>
    <w:rsid w:val="00EE0888"/>
    <w:rsid w:val="00EE26DC"/>
    <w:rsid w:val="00EE2C12"/>
    <w:rsid w:val="00EE4ABA"/>
    <w:rsid w:val="00EE5B29"/>
    <w:rsid w:val="00EE7057"/>
    <w:rsid w:val="00EF0C76"/>
    <w:rsid w:val="00EF0F13"/>
    <w:rsid w:val="00EF3D00"/>
    <w:rsid w:val="00EF40E8"/>
    <w:rsid w:val="00EF49EB"/>
    <w:rsid w:val="00EF6D74"/>
    <w:rsid w:val="00F005FB"/>
    <w:rsid w:val="00F0203D"/>
    <w:rsid w:val="00F02127"/>
    <w:rsid w:val="00F03AC6"/>
    <w:rsid w:val="00F0461D"/>
    <w:rsid w:val="00F046A4"/>
    <w:rsid w:val="00F104FB"/>
    <w:rsid w:val="00F10F8F"/>
    <w:rsid w:val="00F11208"/>
    <w:rsid w:val="00F11E53"/>
    <w:rsid w:val="00F136DB"/>
    <w:rsid w:val="00F14FAB"/>
    <w:rsid w:val="00F15BDA"/>
    <w:rsid w:val="00F21298"/>
    <w:rsid w:val="00F23383"/>
    <w:rsid w:val="00F256A7"/>
    <w:rsid w:val="00F264EA"/>
    <w:rsid w:val="00F2705A"/>
    <w:rsid w:val="00F3074B"/>
    <w:rsid w:val="00F32485"/>
    <w:rsid w:val="00F32BEB"/>
    <w:rsid w:val="00F331E8"/>
    <w:rsid w:val="00F411C9"/>
    <w:rsid w:val="00F41FA0"/>
    <w:rsid w:val="00F42C10"/>
    <w:rsid w:val="00F437A7"/>
    <w:rsid w:val="00F44A6B"/>
    <w:rsid w:val="00F45B54"/>
    <w:rsid w:val="00F4649E"/>
    <w:rsid w:val="00F51779"/>
    <w:rsid w:val="00F51E10"/>
    <w:rsid w:val="00F52762"/>
    <w:rsid w:val="00F5279A"/>
    <w:rsid w:val="00F57720"/>
    <w:rsid w:val="00F612AA"/>
    <w:rsid w:val="00F656D7"/>
    <w:rsid w:val="00F66953"/>
    <w:rsid w:val="00F67278"/>
    <w:rsid w:val="00F71955"/>
    <w:rsid w:val="00F733AC"/>
    <w:rsid w:val="00F7469F"/>
    <w:rsid w:val="00F75094"/>
    <w:rsid w:val="00F761B1"/>
    <w:rsid w:val="00F762B5"/>
    <w:rsid w:val="00F76811"/>
    <w:rsid w:val="00F76CE3"/>
    <w:rsid w:val="00F77B59"/>
    <w:rsid w:val="00F81367"/>
    <w:rsid w:val="00F82298"/>
    <w:rsid w:val="00F82E8E"/>
    <w:rsid w:val="00F83936"/>
    <w:rsid w:val="00F83DBA"/>
    <w:rsid w:val="00F8471E"/>
    <w:rsid w:val="00F87F05"/>
    <w:rsid w:val="00F9066A"/>
    <w:rsid w:val="00F90779"/>
    <w:rsid w:val="00F91D1F"/>
    <w:rsid w:val="00F927C9"/>
    <w:rsid w:val="00F93DA8"/>
    <w:rsid w:val="00F944BA"/>
    <w:rsid w:val="00F9614D"/>
    <w:rsid w:val="00F96245"/>
    <w:rsid w:val="00F96B02"/>
    <w:rsid w:val="00FA119F"/>
    <w:rsid w:val="00FA12DC"/>
    <w:rsid w:val="00FA3438"/>
    <w:rsid w:val="00FA3BDB"/>
    <w:rsid w:val="00FA5CC2"/>
    <w:rsid w:val="00FA6143"/>
    <w:rsid w:val="00FA682B"/>
    <w:rsid w:val="00FB0241"/>
    <w:rsid w:val="00FB3AC8"/>
    <w:rsid w:val="00FB3CD8"/>
    <w:rsid w:val="00FB43DB"/>
    <w:rsid w:val="00FB49BB"/>
    <w:rsid w:val="00FB551A"/>
    <w:rsid w:val="00FB61EF"/>
    <w:rsid w:val="00FC4FB3"/>
    <w:rsid w:val="00FC5596"/>
    <w:rsid w:val="00FC6DCB"/>
    <w:rsid w:val="00FC6F3F"/>
    <w:rsid w:val="00FD0CCA"/>
    <w:rsid w:val="00FD1337"/>
    <w:rsid w:val="00FD1352"/>
    <w:rsid w:val="00FD14C5"/>
    <w:rsid w:val="00FD17E2"/>
    <w:rsid w:val="00FD26BE"/>
    <w:rsid w:val="00FD44BC"/>
    <w:rsid w:val="00FD5523"/>
    <w:rsid w:val="00FD69B1"/>
    <w:rsid w:val="00FD6B07"/>
    <w:rsid w:val="00FE114E"/>
    <w:rsid w:val="00FE1DD6"/>
    <w:rsid w:val="00FE231C"/>
    <w:rsid w:val="00FE2426"/>
    <w:rsid w:val="00FE346C"/>
    <w:rsid w:val="00FE3B59"/>
    <w:rsid w:val="00FE4D51"/>
    <w:rsid w:val="00FE5C3F"/>
    <w:rsid w:val="00FE75BC"/>
    <w:rsid w:val="00FF1621"/>
    <w:rsid w:val="00FF1873"/>
    <w:rsid w:val="00FF303C"/>
    <w:rsid w:val="00FF311A"/>
    <w:rsid w:val="011BC611"/>
    <w:rsid w:val="012F98C7"/>
    <w:rsid w:val="019EB525"/>
    <w:rsid w:val="01DCEDDA"/>
    <w:rsid w:val="021D8E4F"/>
    <w:rsid w:val="02857925"/>
    <w:rsid w:val="028ED268"/>
    <w:rsid w:val="0377BEAC"/>
    <w:rsid w:val="03E0E313"/>
    <w:rsid w:val="047F0330"/>
    <w:rsid w:val="04A16B3B"/>
    <w:rsid w:val="058B32DE"/>
    <w:rsid w:val="05C112EB"/>
    <w:rsid w:val="05CFCCAA"/>
    <w:rsid w:val="05D34254"/>
    <w:rsid w:val="062C329B"/>
    <w:rsid w:val="0631A9A1"/>
    <w:rsid w:val="07335080"/>
    <w:rsid w:val="073A7B41"/>
    <w:rsid w:val="077AD375"/>
    <w:rsid w:val="07DD500D"/>
    <w:rsid w:val="08391179"/>
    <w:rsid w:val="08FEC444"/>
    <w:rsid w:val="091DB8CB"/>
    <w:rsid w:val="097DF469"/>
    <w:rsid w:val="0A4F7384"/>
    <w:rsid w:val="0A908B0A"/>
    <w:rsid w:val="0BF56D8D"/>
    <w:rsid w:val="0C1ED09C"/>
    <w:rsid w:val="0C96AE66"/>
    <w:rsid w:val="0E04614F"/>
    <w:rsid w:val="0E0F5557"/>
    <w:rsid w:val="0EF1987D"/>
    <w:rsid w:val="0F1B1CBC"/>
    <w:rsid w:val="0FA32D54"/>
    <w:rsid w:val="10554595"/>
    <w:rsid w:val="1155BD84"/>
    <w:rsid w:val="12788CBE"/>
    <w:rsid w:val="13203585"/>
    <w:rsid w:val="136F09B0"/>
    <w:rsid w:val="13B36927"/>
    <w:rsid w:val="141543B2"/>
    <w:rsid w:val="143E214E"/>
    <w:rsid w:val="14C7CA4D"/>
    <w:rsid w:val="157031CA"/>
    <w:rsid w:val="15B63E17"/>
    <w:rsid w:val="15DF8BED"/>
    <w:rsid w:val="1610C2E7"/>
    <w:rsid w:val="1649E996"/>
    <w:rsid w:val="16B86BAE"/>
    <w:rsid w:val="17207D6F"/>
    <w:rsid w:val="17EC6DDF"/>
    <w:rsid w:val="182594CB"/>
    <w:rsid w:val="187F4153"/>
    <w:rsid w:val="18AFFD7B"/>
    <w:rsid w:val="1947CC31"/>
    <w:rsid w:val="1A2A6560"/>
    <w:rsid w:val="1A39A7F9"/>
    <w:rsid w:val="1A4507C2"/>
    <w:rsid w:val="1ACA5372"/>
    <w:rsid w:val="1B27769F"/>
    <w:rsid w:val="1B9AEC99"/>
    <w:rsid w:val="1C7CADDC"/>
    <w:rsid w:val="1C97FDD8"/>
    <w:rsid w:val="1CD9EFC2"/>
    <w:rsid w:val="1D3ECDB8"/>
    <w:rsid w:val="1D513051"/>
    <w:rsid w:val="1DC07083"/>
    <w:rsid w:val="1E7E4535"/>
    <w:rsid w:val="1FA0DAB0"/>
    <w:rsid w:val="2005DBCA"/>
    <w:rsid w:val="208B065B"/>
    <w:rsid w:val="20EE77E4"/>
    <w:rsid w:val="213329F4"/>
    <w:rsid w:val="21958933"/>
    <w:rsid w:val="21BBBA20"/>
    <w:rsid w:val="2213EFB7"/>
    <w:rsid w:val="22C5BE17"/>
    <w:rsid w:val="22D35F1A"/>
    <w:rsid w:val="234CD85B"/>
    <w:rsid w:val="23598DB3"/>
    <w:rsid w:val="2366F458"/>
    <w:rsid w:val="2366FBDC"/>
    <w:rsid w:val="23A1ABD0"/>
    <w:rsid w:val="25660E09"/>
    <w:rsid w:val="26212FCD"/>
    <w:rsid w:val="263462E2"/>
    <w:rsid w:val="269C759E"/>
    <w:rsid w:val="26D25C26"/>
    <w:rsid w:val="271A84DB"/>
    <w:rsid w:val="285A199D"/>
    <w:rsid w:val="28A59B56"/>
    <w:rsid w:val="28CB812E"/>
    <w:rsid w:val="291E3CAB"/>
    <w:rsid w:val="292CE03F"/>
    <w:rsid w:val="294A8A15"/>
    <w:rsid w:val="2BB1C3E5"/>
    <w:rsid w:val="2C913E0F"/>
    <w:rsid w:val="2D810183"/>
    <w:rsid w:val="2E3A2CFB"/>
    <w:rsid w:val="2E8D13EC"/>
    <w:rsid w:val="2EED901D"/>
    <w:rsid w:val="2F33F26A"/>
    <w:rsid w:val="2F6254B8"/>
    <w:rsid w:val="2FDC0F71"/>
    <w:rsid w:val="30CE9AF5"/>
    <w:rsid w:val="316F9B51"/>
    <w:rsid w:val="3170CA9D"/>
    <w:rsid w:val="31AD52B9"/>
    <w:rsid w:val="32F5435B"/>
    <w:rsid w:val="35B18906"/>
    <w:rsid w:val="35F886DA"/>
    <w:rsid w:val="36329B47"/>
    <w:rsid w:val="36429A21"/>
    <w:rsid w:val="364FE695"/>
    <w:rsid w:val="36ACD3DD"/>
    <w:rsid w:val="37449B0F"/>
    <w:rsid w:val="375B658C"/>
    <w:rsid w:val="37CCDC17"/>
    <w:rsid w:val="37D358E2"/>
    <w:rsid w:val="38F2174A"/>
    <w:rsid w:val="3A0C06AE"/>
    <w:rsid w:val="3AACBF09"/>
    <w:rsid w:val="3B645D8C"/>
    <w:rsid w:val="3BF80CFB"/>
    <w:rsid w:val="3DAEA34C"/>
    <w:rsid w:val="3DB64C8F"/>
    <w:rsid w:val="3DC28F38"/>
    <w:rsid w:val="3DC8224E"/>
    <w:rsid w:val="3E1FE43B"/>
    <w:rsid w:val="3EA35EAE"/>
    <w:rsid w:val="3EE4E6B4"/>
    <w:rsid w:val="3F7ABD2C"/>
    <w:rsid w:val="3FD7EDFC"/>
    <w:rsid w:val="3FE73095"/>
    <w:rsid w:val="3FEA13DF"/>
    <w:rsid w:val="40FB5766"/>
    <w:rsid w:val="4163CABA"/>
    <w:rsid w:val="416A3D40"/>
    <w:rsid w:val="4210CD42"/>
    <w:rsid w:val="434692C7"/>
    <w:rsid w:val="4372BE7C"/>
    <w:rsid w:val="43ACC1D6"/>
    <w:rsid w:val="43DF5304"/>
    <w:rsid w:val="445E1D90"/>
    <w:rsid w:val="450E1B8F"/>
    <w:rsid w:val="4522D498"/>
    <w:rsid w:val="456454E2"/>
    <w:rsid w:val="4594402F"/>
    <w:rsid w:val="45B51755"/>
    <w:rsid w:val="45DC4C3E"/>
    <w:rsid w:val="468CDE0E"/>
    <w:rsid w:val="469490E0"/>
    <w:rsid w:val="46ABA3BA"/>
    <w:rsid w:val="4715C0D0"/>
    <w:rsid w:val="47779735"/>
    <w:rsid w:val="48029A71"/>
    <w:rsid w:val="4809E86A"/>
    <w:rsid w:val="4828AF0B"/>
    <w:rsid w:val="483A385E"/>
    <w:rsid w:val="490D529D"/>
    <w:rsid w:val="49593DFE"/>
    <w:rsid w:val="4972B0D1"/>
    <w:rsid w:val="49732511"/>
    <w:rsid w:val="49826E3C"/>
    <w:rsid w:val="499E30E7"/>
    <w:rsid w:val="4A5D42BD"/>
    <w:rsid w:val="4B3D451C"/>
    <w:rsid w:val="4C5DD2C0"/>
    <w:rsid w:val="4D2D19BF"/>
    <w:rsid w:val="4D5CF268"/>
    <w:rsid w:val="4E3AE6FD"/>
    <w:rsid w:val="4E8AF15F"/>
    <w:rsid w:val="4E96874A"/>
    <w:rsid w:val="4F2D7373"/>
    <w:rsid w:val="4FCBD981"/>
    <w:rsid w:val="4FD80228"/>
    <w:rsid w:val="503B0765"/>
    <w:rsid w:val="504A9919"/>
    <w:rsid w:val="506B495A"/>
    <w:rsid w:val="5130AD0A"/>
    <w:rsid w:val="5156C4CE"/>
    <w:rsid w:val="52760B28"/>
    <w:rsid w:val="528F0E60"/>
    <w:rsid w:val="535F94C3"/>
    <w:rsid w:val="54327D2C"/>
    <w:rsid w:val="5505C1B4"/>
    <w:rsid w:val="5542A061"/>
    <w:rsid w:val="55A71187"/>
    <w:rsid w:val="560FC64A"/>
    <w:rsid w:val="56F87898"/>
    <w:rsid w:val="5720E2EF"/>
    <w:rsid w:val="57E522FC"/>
    <w:rsid w:val="583EC742"/>
    <w:rsid w:val="586BD057"/>
    <w:rsid w:val="589F38DB"/>
    <w:rsid w:val="58BB0313"/>
    <w:rsid w:val="5A5D218A"/>
    <w:rsid w:val="5ADC9D0A"/>
    <w:rsid w:val="5B256EE9"/>
    <w:rsid w:val="5B757778"/>
    <w:rsid w:val="5C1A0A24"/>
    <w:rsid w:val="5C24D9F9"/>
    <w:rsid w:val="5C32E30A"/>
    <w:rsid w:val="5C6E10DB"/>
    <w:rsid w:val="5D3C5E30"/>
    <w:rsid w:val="5E05E1C6"/>
    <w:rsid w:val="5EA4849E"/>
    <w:rsid w:val="5FF6B1E9"/>
    <w:rsid w:val="60771AA9"/>
    <w:rsid w:val="617033DA"/>
    <w:rsid w:val="6186FE57"/>
    <w:rsid w:val="620576E9"/>
    <w:rsid w:val="64659196"/>
    <w:rsid w:val="64BC5347"/>
    <w:rsid w:val="64D12235"/>
    <w:rsid w:val="6504B65A"/>
    <w:rsid w:val="6521AB00"/>
    <w:rsid w:val="65590C2C"/>
    <w:rsid w:val="657F1942"/>
    <w:rsid w:val="66243D47"/>
    <w:rsid w:val="667000CE"/>
    <w:rsid w:val="669FEF43"/>
    <w:rsid w:val="67BC81D3"/>
    <w:rsid w:val="67DE793F"/>
    <w:rsid w:val="67F2B406"/>
    <w:rsid w:val="69245BBE"/>
    <w:rsid w:val="69BF2759"/>
    <w:rsid w:val="6A05FDE6"/>
    <w:rsid w:val="6A7D797E"/>
    <w:rsid w:val="6AD5D653"/>
    <w:rsid w:val="6B54B078"/>
    <w:rsid w:val="6B5BFE71"/>
    <w:rsid w:val="6C120E5E"/>
    <w:rsid w:val="6DFF014D"/>
    <w:rsid w:val="6E98853C"/>
    <w:rsid w:val="6EA0D769"/>
    <w:rsid w:val="6F32F9D3"/>
    <w:rsid w:val="6F524C62"/>
    <w:rsid w:val="6F5A38ED"/>
    <w:rsid w:val="6F5CED2C"/>
    <w:rsid w:val="6F975881"/>
    <w:rsid w:val="6FFC4BEF"/>
    <w:rsid w:val="708D2A39"/>
    <w:rsid w:val="710DB3A0"/>
    <w:rsid w:val="711B7BD8"/>
    <w:rsid w:val="717EFB0D"/>
    <w:rsid w:val="725986FC"/>
    <w:rsid w:val="7270CC4B"/>
    <w:rsid w:val="727292B3"/>
    <w:rsid w:val="7341CD89"/>
    <w:rsid w:val="737F8BAF"/>
    <w:rsid w:val="74625B2D"/>
    <w:rsid w:val="748E87D4"/>
    <w:rsid w:val="74BE6BB4"/>
    <w:rsid w:val="75479BCC"/>
    <w:rsid w:val="759C529D"/>
    <w:rsid w:val="75C8212F"/>
    <w:rsid w:val="75E12467"/>
    <w:rsid w:val="76DC55FF"/>
    <w:rsid w:val="78F9278E"/>
    <w:rsid w:val="7A5DA56A"/>
    <w:rsid w:val="7A87A2B6"/>
    <w:rsid w:val="7BB66C26"/>
    <w:rsid w:val="7BBDE65E"/>
    <w:rsid w:val="7BD5D438"/>
    <w:rsid w:val="7BEB568F"/>
    <w:rsid w:val="7C4CFE40"/>
    <w:rsid w:val="7D83397F"/>
    <w:rsid w:val="7DDA2380"/>
    <w:rsid w:val="7E563E32"/>
    <w:rsid w:val="7EC06A42"/>
    <w:rsid w:val="7ECD7639"/>
    <w:rsid w:val="7F9757A4"/>
    <w:rsid w:val="7FCE74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3CA38D"/>
  <w15:chartTrackingRefBased/>
  <w15:docId w15:val="{B2E8ED15-7161-4740-B83A-CB4CE5FF8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4BE"/>
  </w:style>
  <w:style w:type="paragraph" w:styleId="Heading1">
    <w:name w:val="heading 1"/>
    <w:basedOn w:val="Normal"/>
    <w:next w:val="Normal"/>
    <w:link w:val="Heading1Char"/>
    <w:uiPriority w:val="9"/>
    <w:qFormat/>
    <w:rsid w:val="001A37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5AB5"/>
    <w:pPr>
      <w:ind w:left="720"/>
      <w:contextualSpacing/>
    </w:pPr>
  </w:style>
  <w:style w:type="character" w:customStyle="1" w:styleId="Heading1Char">
    <w:name w:val="Heading 1 Char"/>
    <w:basedOn w:val="DefaultParagraphFont"/>
    <w:link w:val="Heading1"/>
    <w:uiPriority w:val="9"/>
    <w:rsid w:val="001A37F9"/>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F15BDA"/>
    <w:pPr>
      <w:spacing w:after="200" w:line="240" w:lineRule="auto"/>
    </w:pPr>
    <w:rPr>
      <w:i/>
      <w:iCs/>
      <w:color w:val="44546A" w:themeColor="text2"/>
      <w:sz w:val="18"/>
      <w:szCs w:val="18"/>
    </w:rPr>
  </w:style>
  <w:style w:type="table" w:styleId="TableGrid">
    <w:name w:val="Table Grid"/>
    <w:basedOn w:val="TableNormal"/>
    <w:uiPriority w:val="39"/>
    <w:rsid w:val="001366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554DF"/>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BodyText">
    <w:name w:val="Body Text"/>
    <w:basedOn w:val="Normal"/>
    <w:link w:val="BodyTextChar"/>
    <w:uiPriority w:val="99"/>
    <w:unhideWhenUsed/>
    <w:rsid w:val="00D31B0D"/>
    <w:pPr>
      <w:spacing w:after="120"/>
    </w:pPr>
    <w:rPr>
      <w:rFonts w:eastAsiaTheme="minorEastAsia"/>
      <w:kern w:val="0"/>
      <w:lang w:eastAsia="ja-JP"/>
      <w14:ligatures w14:val="none"/>
    </w:rPr>
  </w:style>
  <w:style w:type="character" w:customStyle="1" w:styleId="BodyTextChar">
    <w:name w:val="Body Text Char"/>
    <w:basedOn w:val="DefaultParagraphFont"/>
    <w:link w:val="BodyText"/>
    <w:uiPriority w:val="99"/>
    <w:rsid w:val="00D31B0D"/>
    <w:rPr>
      <w:rFonts w:eastAsiaTheme="minorEastAsia"/>
      <w:kern w:val="0"/>
      <w:lang w:eastAsia="ja-JP"/>
      <w14:ligatures w14:val="none"/>
    </w:rPr>
  </w:style>
  <w:style w:type="paragraph" w:styleId="NormalWeb">
    <w:name w:val="Normal (Web)"/>
    <w:basedOn w:val="Normal"/>
    <w:uiPriority w:val="99"/>
    <w:semiHidden/>
    <w:unhideWhenUsed/>
    <w:rsid w:val="009E165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0462E9"/>
    <w:rPr>
      <w:color w:val="0563C1" w:themeColor="hyperlink"/>
      <w:u w:val="single"/>
    </w:rPr>
  </w:style>
  <w:style w:type="character" w:styleId="UnresolvedMention">
    <w:name w:val="Unresolved Mention"/>
    <w:basedOn w:val="DefaultParagraphFont"/>
    <w:uiPriority w:val="99"/>
    <w:semiHidden/>
    <w:unhideWhenUsed/>
    <w:rsid w:val="000462E9"/>
    <w:rPr>
      <w:color w:val="605E5C"/>
      <w:shd w:val="clear" w:color="auto" w:fill="E1DFDD"/>
    </w:rPr>
  </w:style>
  <w:style w:type="paragraph" w:styleId="TOC1">
    <w:name w:val="toc 1"/>
    <w:basedOn w:val="Normal"/>
    <w:next w:val="Normal"/>
    <w:autoRedefine/>
    <w:uiPriority w:val="39"/>
    <w:unhideWhenUsed/>
    <w:rsid w:val="00713ADC"/>
    <w:pPr>
      <w:tabs>
        <w:tab w:val="right" w:leader="dot" w:pos="9350"/>
      </w:tabs>
      <w:spacing w:after="100" w:line="480" w:lineRule="auto"/>
    </w:pPr>
  </w:style>
  <w:style w:type="paragraph" w:styleId="TOC2">
    <w:name w:val="toc 2"/>
    <w:basedOn w:val="Normal"/>
    <w:next w:val="Normal"/>
    <w:autoRedefine/>
    <w:uiPriority w:val="39"/>
    <w:unhideWhenUsed/>
    <w:pPr>
      <w:spacing w:after="100"/>
      <w:ind w:left="220"/>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0480A"/>
    <w:pPr>
      <w:outlineLvl w:val="9"/>
    </w:pPr>
    <w:rPr>
      <w:kern w:val="0"/>
      <w14:ligatures w14:val="none"/>
    </w:rPr>
  </w:style>
  <w:style w:type="paragraph" w:styleId="NoSpacing">
    <w:name w:val="No Spacing"/>
    <w:link w:val="NoSpacingChar"/>
    <w:uiPriority w:val="1"/>
    <w:qFormat/>
    <w:rsid w:val="006800DC"/>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6800DC"/>
    <w:rPr>
      <w:rFonts w:eastAsiaTheme="minorEastAsia"/>
      <w:kern w:val="0"/>
      <w14:ligatures w14:val="none"/>
    </w:rPr>
  </w:style>
  <w:style w:type="character" w:styleId="FollowedHyperlink">
    <w:name w:val="FollowedHyperlink"/>
    <w:basedOn w:val="DefaultParagraphFont"/>
    <w:uiPriority w:val="99"/>
    <w:semiHidden/>
    <w:unhideWhenUsed/>
    <w:rsid w:val="00E87C8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7648587">
      <w:bodyDiv w:val="1"/>
      <w:marLeft w:val="0"/>
      <w:marRight w:val="0"/>
      <w:marTop w:val="0"/>
      <w:marBottom w:val="0"/>
      <w:divBdr>
        <w:top w:val="none" w:sz="0" w:space="0" w:color="auto"/>
        <w:left w:val="none" w:sz="0" w:space="0" w:color="auto"/>
        <w:bottom w:val="none" w:sz="0" w:space="0" w:color="auto"/>
        <w:right w:val="none" w:sz="0" w:space="0" w:color="auto"/>
      </w:divBdr>
      <w:divsChild>
        <w:div w:id="1016151409">
          <w:marLeft w:val="144"/>
          <w:marRight w:val="0"/>
          <w:marTop w:val="240"/>
          <w:marBottom w:val="40"/>
          <w:divBdr>
            <w:top w:val="none" w:sz="0" w:space="0" w:color="auto"/>
            <w:left w:val="none" w:sz="0" w:space="0" w:color="auto"/>
            <w:bottom w:val="none" w:sz="0" w:space="0" w:color="auto"/>
            <w:right w:val="none" w:sz="0" w:space="0" w:color="auto"/>
          </w:divBdr>
        </w:div>
      </w:divsChild>
    </w:div>
    <w:div w:id="591664607">
      <w:bodyDiv w:val="1"/>
      <w:marLeft w:val="0"/>
      <w:marRight w:val="0"/>
      <w:marTop w:val="0"/>
      <w:marBottom w:val="0"/>
      <w:divBdr>
        <w:top w:val="none" w:sz="0" w:space="0" w:color="auto"/>
        <w:left w:val="none" w:sz="0" w:space="0" w:color="auto"/>
        <w:bottom w:val="none" w:sz="0" w:space="0" w:color="auto"/>
        <w:right w:val="none" w:sz="0" w:space="0" w:color="auto"/>
      </w:divBdr>
      <w:divsChild>
        <w:div w:id="805581905">
          <w:marLeft w:val="0"/>
          <w:marRight w:val="0"/>
          <w:marTop w:val="0"/>
          <w:marBottom w:val="0"/>
          <w:divBdr>
            <w:top w:val="none" w:sz="0" w:space="0" w:color="auto"/>
            <w:left w:val="none" w:sz="0" w:space="0" w:color="auto"/>
            <w:bottom w:val="none" w:sz="0" w:space="0" w:color="auto"/>
            <w:right w:val="none" w:sz="0" w:space="0" w:color="auto"/>
          </w:divBdr>
          <w:divsChild>
            <w:div w:id="1564945792">
              <w:marLeft w:val="0"/>
              <w:marRight w:val="0"/>
              <w:marTop w:val="0"/>
              <w:marBottom w:val="0"/>
              <w:divBdr>
                <w:top w:val="none" w:sz="0" w:space="0" w:color="auto"/>
                <w:left w:val="none" w:sz="0" w:space="0" w:color="auto"/>
                <w:bottom w:val="none" w:sz="0" w:space="0" w:color="auto"/>
                <w:right w:val="none" w:sz="0" w:space="0" w:color="auto"/>
              </w:divBdr>
              <w:divsChild>
                <w:div w:id="104275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062646">
      <w:bodyDiv w:val="1"/>
      <w:marLeft w:val="0"/>
      <w:marRight w:val="0"/>
      <w:marTop w:val="0"/>
      <w:marBottom w:val="0"/>
      <w:divBdr>
        <w:top w:val="none" w:sz="0" w:space="0" w:color="auto"/>
        <w:left w:val="none" w:sz="0" w:space="0" w:color="auto"/>
        <w:bottom w:val="none" w:sz="0" w:space="0" w:color="auto"/>
        <w:right w:val="none" w:sz="0" w:space="0" w:color="auto"/>
      </w:divBdr>
    </w:div>
    <w:div w:id="1061828771">
      <w:bodyDiv w:val="1"/>
      <w:marLeft w:val="0"/>
      <w:marRight w:val="0"/>
      <w:marTop w:val="0"/>
      <w:marBottom w:val="0"/>
      <w:divBdr>
        <w:top w:val="none" w:sz="0" w:space="0" w:color="auto"/>
        <w:left w:val="none" w:sz="0" w:space="0" w:color="auto"/>
        <w:bottom w:val="none" w:sz="0" w:space="0" w:color="auto"/>
        <w:right w:val="none" w:sz="0" w:space="0" w:color="auto"/>
      </w:divBdr>
    </w:div>
    <w:div w:id="1562011253">
      <w:bodyDiv w:val="1"/>
      <w:marLeft w:val="0"/>
      <w:marRight w:val="0"/>
      <w:marTop w:val="0"/>
      <w:marBottom w:val="0"/>
      <w:divBdr>
        <w:top w:val="none" w:sz="0" w:space="0" w:color="auto"/>
        <w:left w:val="none" w:sz="0" w:space="0" w:color="auto"/>
        <w:bottom w:val="none" w:sz="0" w:space="0" w:color="auto"/>
        <w:right w:val="none" w:sz="0" w:space="0" w:color="auto"/>
      </w:divBdr>
    </w:div>
    <w:div w:id="1700662135">
      <w:bodyDiv w:val="1"/>
      <w:marLeft w:val="0"/>
      <w:marRight w:val="0"/>
      <w:marTop w:val="0"/>
      <w:marBottom w:val="0"/>
      <w:divBdr>
        <w:top w:val="none" w:sz="0" w:space="0" w:color="auto"/>
        <w:left w:val="none" w:sz="0" w:space="0" w:color="auto"/>
        <w:bottom w:val="none" w:sz="0" w:space="0" w:color="auto"/>
        <w:right w:val="none" w:sz="0" w:space="0" w:color="auto"/>
      </w:divBdr>
    </w:div>
    <w:div w:id="1980643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www.statcan.gc.ca/o1/en/plus/3222-traditional-credit-card-debt-hangover-following-holidays-or-something-more-ominou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transunion.ca/lp/iir" TargetMode="External"/><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statcan.gc.ca/o1/en/plus/3222-traditional-credit-card-debt-hangover-following-holidays-or-something-more-ominous" TargetMode="External"/><Relationship Id="rId37" Type="http://schemas.openxmlformats.org/officeDocument/2006/relationships/fontTable" Target="fontTable.xml"/><Relationship Id="rId40" Type="http://schemas.microsoft.com/office/2020/10/relationships/intelligence" Target="intelligence2.xml"/><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kaggle.com/datasets/gauravtopre/credit-card-defaulter-prediction"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fico.com/blogs/canada-bankcard-industry-benchmarking-trends-q4-2022-update" TargetMode="Externa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consumer.equifax.ca/about-equifax/press-releases/-/blogs/increased-demand-for-credit-continues-and-delinquency-rates-rise-as-some-consumers-struggle-with-affordability//" TargetMode="External"/><Relationship Id="rId8" Type="http://schemas.openxmlformats.org/officeDocument/2006/relationships/image" Target="media/image2.pn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743E0561EBC4B29BBC499D8E75602B4"/>
        <w:category>
          <w:name w:val="General"/>
          <w:gallery w:val="placeholder"/>
        </w:category>
        <w:types>
          <w:type w:val="bbPlcHdr"/>
        </w:types>
        <w:behaviors>
          <w:behavior w:val="content"/>
        </w:behaviors>
        <w:guid w:val="{74C56E8C-B5F2-403B-8F84-AA045319D746}"/>
      </w:docPartPr>
      <w:docPartBody>
        <w:p w:rsidR="006540B4" w:rsidRDefault="006540B4" w:rsidP="006540B4">
          <w:pPr>
            <w:pStyle w:val="A743E0561EBC4B29BBC499D8E75602B4"/>
          </w:pPr>
          <w:r>
            <w:rPr>
              <w:rFonts w:asciiTheme="majorHAnsi" w:eastAsiaTheme="majorEastAsia" w:hAnsiTheme="majorHAnsi" w:cstheme="majorBidi"/>
              <w:caps/>
              <w:color w:val="4472C4" w:themeColor="accent1"/>
              <w:sz w:val="80"/>
              <w:szCs w:val="80"/>
            </w:rPr>
            <w:t>[Document title]</w:t>
          </w:r>
        </w:p>
      </w:docPartBody>
    </w:docPart>
    <w:docPart>
      <w:docPartPr>
        <w:name w:val="7438B47341CA4E798B3D6F9553384899"/>
        <w:category>
          <w:name w:val="General"/>
          <w:gallery w:val="placeholder"/>
        </w:category>
        <w:types>
          <w:type w:val="bbPlcHdr"/>
        </w:types>
        <w:behaviors>
          <w:behavior w:val="content"/>
        </w:behaviors>
        <w:guid w:val="{1C72F870-DFAD-46D0-9E94-BA6CC43697F5}"/>
      </w:docPartPr>
      <w:docPartBody>
        <w:p w:rsidR="006540B4" w:rsidRDefault="006540B4" w:rsidP="006540B4">
          <w:pPr>
            <w:pStyle w:val="7438B47341CA4E798B3D6F955338489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0B4"/>
    <w:rsid w:val="006540B4"/>
    <w:rsid w:val="006B1C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743E0561EBC4B29BBC499D8E75602B4">
    <w:name w:val="A743E0561EBC4B29BBC499D8E75602B4"/>
    <w:rsid w:val="006540B4"/>
  </w:style>
  <w:style w:type="paragraph" w:customStyle="1" w:styleId="7438B47341CA4E798B3D6F9553384899">
    <w:name w:val="7438B47341CA4E798B3D6F9553384899"/>
    <w:rsid w:val="006540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2023-08-18T00:00:00</PublishDate>
  <Abstract/>
  <CompanyAddress>SAMSON OGWUCHE AND CHARLES NTAMACK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7D9BEC2-4021-45F4-9CF3-7EFBDF5A9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6344</Words>
  <Characters>36163</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machine learning model PREDICTing CREDIT CARD DEFAULTS</vt:lpstr>
    </vt:vector>
  </TitlesOfParts>
  <Company>PRESENTED BY</Company>
  <LinksUpToDate>false</LinksUpToDate>
  <CharactersWithSpaces>42423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model PREDICTing CREDIT CARD DEFAULTS</dc:title>
  <dc:subject>CAPSTONE PROJECT</dc:subject>
  <dc:creator>SAMSON OGWUCHE AND CHARLES NTAMACK</dc:creator>
  <cp:keywords/>
  <dc:description/>
  <cp:lastModifiedBy>Charles Ntamack</cp:lastModifiedBy>
  <cp:revision>2</cp:revision>
  <dcterms:created xsi:type="dcterms:W3CDTF">2023-08-21T01:47:00Z</dcterms:created>
  <dcterms:modified xsi:type="dcterms:W3CDTF">2023-08-21T01:47:00Z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c2c35b99-71ca-4f8b-8c6a-5eb624567880</vt:lpwstr>
  </property>
</Properties>
</file>