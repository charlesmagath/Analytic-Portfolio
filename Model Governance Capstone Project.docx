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kern w:val="2"/>
          <w14:ligatures w14:val="standardContextual"/>
        </w:rPr>
        <w:id w:val="-1242644410"/>
        <w:docPartObj>
          <w:docPartGallery w:val="Cover Pages"/>
          <w:docPartUnique/>
        </w:docPartObj>
      </w:sdtPr>
      <w:sdtEndPr>
        <w:rPr>
          <w:color w:val="auto"/>
        </w:rPr>
      </w:sdtEndPr>
      <w:sdtContent>
        <w:p w14:paraId="04064D2C" w14:textId="75C35805" w:rsidR="000F3F06" w:rsidRPr="00C44BAE" w:rsidRDefault="000F3F06" w:rsidP="006B6430">
          <w:pPr>
            <w:pStyle w:val="NoSpacing"/>
            <w:spacing w:before="1540" w:after="240" w:line="480" w:lineRule="auto"/>
            <w:jc w:val="both"/>
            <w:rPr>
              <w:rFonts w:ascii="Times New Roman" w:hAnsi="Times New Roman" w:cs="Times New Roman"/>
              <w:color w:val="4472C4" w:themeColor="accent1"/>
            </w:rPr>
          </w:pPr>
          <w:r w:rsidRPr="00C44BAE">
            <w:rPr>
              <w:rFonts w:ascii="Times New Roman" w:hAnsi="Times New Roman" w:cs="Times New Roman"/>
              <w:noProof/>
              <w:color w:val="4472C4" w:themeColor="accent1"/>
            </w:rPr>
            <w:drawing>
              <wp:inline distT="0" distB="0" distL="0" distR="0" wp14:anchorId="4F352DBA" wp14:editId="14565F23">
                <wp:extent cx="1266824" cy="4812357"/>
                <wp:effectExtent l="0" t="1270" r="0" b="0"/>
                <wp:docPr id="158666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61428" name=""/>
                        <pic:cNvPicPr/>
                      </pic:nvPicPr>
                      <pic:blipFill>
                        <a:blip r:embed="rId7"/>
                        <a:stretch>
                          <a:fillRect/>
                        </a:stretch>
                      </pic:blipFill>
                      <pic:spPr>
                        <a:xfrm rot="5400000">
                          <a:off x="0" y="0"/>
                          <a:ext cx="1274250" cy="4840565"/>
                        </a:xfrm>
                        <a:prstGeom prst="rect">
                          <a:avLst/>
                        </a:prstGeom>
                      </pic:spPr>
                    </pic:pic>
                  </a:graphicData>
                </a:graphic>
              </wp:inline>
            </w:drawing>
          </w:r>
          <w:r w:rsidRPr="00C44BAE">
            <w:rPr>
              <w:rFonts w:ascii="Times New Roman" w:hAnsi="Times New Roman" w:cs="Times New Roman"/>
              <w:color w:val="4472C4" w:themeColor="accent1"/>
            </w:rPr>
            <w:t xml:space="preserve"> </w:t>
          </w:r>
        </w:p>
        <w:bookmarkStart w:id="0" w:name="_Hlk143438320" w:displacedByCustomXml="next"/>
        <w:sdt>
          <w:sdtPr>
            <w:rPr>
              <w:rFonts w:ascii="Times New Roman" w:eastAsiaTheme="majorEastAsia" w:hAnsi="Times New Roman" w:cs="Times New Roman"/>
              <w:caps/>
              <w:color w:val="4472C4" w:themeColor="accent1"/>
              <w:sz w:val="72"/>
              <w:szCs w:val="72"/>
            </w:rPr>
            <w:alias w:val="Title"/>
            <w:tag w:val=""/>
            <w:id w:val="1735040861"/>
            <w:placeholder>
              <w:docPart w:val="A743E0561EBC4B29BBC499D8E75602B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0CB55D9" w14:textId="0C31D630" w:rsidR="000F3F06" w:rsidRPr="00C44BAE" w:rsidRDefault="003B0D87" w:rsidP="006B6430">
              <w:pPr>
                <w:pStyle w:val="NoSpacing"/>
                <w:pBdr>
                  <w:top w:val="single" w:sz="6" w:space="6" w:color="4472C4" w:themeColor="accent1"/>
                  <w:bottom w:val="single" w:sz="6" w:space="6" w:color="4472C4" w:themeColor="accent1"/>
                </w:pBdr>
                <w:spacing w:after="240" w:line="480" w:lineRule="auto"/>
                <w:jc w:val="center"/>
                <w:rPr>
                  <w:rFonts w:ascii="Times New Roman" w:eastAsiaTheme="majorEastAsia" w:hAnsi="Times New Roman" w:cs="Times New Roman"/>
                  <w:caps/>
                  <w:color w:val="4472C4" w:themeColor="accent1"/>
                  <w:sz w:val="80"/>
                  <w:szCs w:val="80"/>
                </w:rPr>
              </w:pPr>
              <w:r>
                <w:rPr>
                  <w:rFonts w:ascii="Times New Roman" w:eastAsiaTheme="majorEastAsia" w:hAnsi="Times New Roman" w:cs="Times New Roman"/>
                  <w:caps/>
                  <w:color w:val="4472C4" w:themeColor="accent1"/>
                  <w:sz w:val="72"/>
                  <w:szCs w:val="72"/>
                </w:rPr>
                <w:t>machine learning model PREDICTing CREDIT CARD DEFAULTS</w:t>
              </w:r>
            </w:p>
          </w:sdtContent>
        </w:sdt>
        <w:bookmarkEnd w:id="0" w:displacedByCustomXml="next"/>
        <w:bookmarkStart w:id="1" w:name="_Hlk143438351" w:displacedByCustomXml="next"/>
        <w:sdt>
          <w:sdtPr>
            <w:rPr>
              <w:rFonts w:ascii="Times New Roman" w:eastAsiaTheme="majorEastAsia" w:hAnsi="Times New Roman" w:cs="Times New Roman"/>
              <w:caps/>
              <w:color w:val="4472C4" w:themeColor="accent1"/>
              <w:sz w:val="72"/>
              <w:szCs w:val="72"/>
            </w:rPr>
            <w:alias w:val="Subtitle"/>
            <w:tag w:val=""/>
            <w:id w:val="328029620"/>
            <w:placeholder>
              <w:docPart w:val="7438B47341CA4E798B3D6F9553384899"/>
            </w:placeholder>
            <w:dataBinding w:prefixMappings="xmlns:ns0='http://purl.org/dc/elements/1.1/' xmlns:ns1='http://schemas.openxmlformats.org/package/2006/metadata/core-properties' " w:xpath="/ns1:coreProperties[1]/ns0:subject[1]" w:storeItemID="{6C3C8BC8-F283-45AE-878A-BAB7291924A1}"/>
            <w:text/>
          </w:sdtPr>
          <w:sdtContent>
            <w:p w14:paraId="13A9168A" w14:textId="6B38A748" w:rsidR="000F3F06" w:rsidRPr="00C44BAE" w:rsidRDefault="000F3F06" w:rsidP="006B6430">
              <w:pPr>
                <w:pStyle w:val="NoSpacing"/>
                <w:spacing w:line="480" w:lineRule="auto"/>
                <w:jc w:val="center"/>
                <w:rPr>
                  <w:rFonts w:ascii="Times New Roman" w:hAnsi="Times New Roman" w:cs="Times New Roman"/>
                  <w:color w:val="4472C4" w:themeColor="accent1"/>
                  <w:sz w:val="28"/>
                  <w:szCs w:val="28"/>
                </w:rPr>
              </w:pPr>
              <w:r w:rsidRPr="00C44BAE">
                <w:rPr>
                  <w:rFonts w:ascii="Times New Roman" w:eastAsiaTheme="majorEastAsia" w:hAnsi="Times New Roman" w:cs="Times New Roman"/>
                  <w:caps/>
                  <w:color w:val="4472C4" w:themeColor="accent1"/>
                  <w:sz w:val="72"/>
                  <w:szCs w:val="72"/>
                </w:rPr>
                <w:t>CAPSTONE PROJECT</w:t>
              </w:r>
            </w:p>
          </w:sdtContent>
        </w:sdt>
        <w:bookmarkEnd w:id="1"/>
        <w:p w14:paraId="58D26228" w14:textId="0DDF85A4" w:rsidR="000F3F06" w:rsidRPr="00C44BAE" w:rsidRDefault="000F3F06" w:rsidP="006B6430">
          <w:pPr>
            <w:pStyle w:val="NoSpacing"/>
            <w:spacing w:before="480" w:line="480" w:lineRule="auto"/>
            <w:jc w:val="both"/>
            <w:rPr>
              <w:rFonts w:ascii="Times New Roman" w:hAnsi="Times New Roman" w:cs="Times New Roman"/>
              <w:color w:val="4472C4" w:themeColor="accent1"/>
            </w:rPr>
          </w:pPr>
          <w:r w:rsidRPr="00C44BAE">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9E8AED3" wp14:editId="0E879DD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fullDate="2023-08-18T00:00:00Z">
                                    <w:dateFormat w:val="MMMM d, yyyy"/>
                                    <w:lid w:val="en-US"/>
                                    <w:storeMappedDataAs w:val="dateTime"/>
                                    <w:calendar w:val="gregorian"/>
                                  </w:date>
                                </w:sdtPr>
                                <w:sdtContent>
                                  <w:p w14:paraId="01457CE4" w14:textId="29E1B323" w:rsidR="000F3F06" w:rsidRPr="00713ADC" w:rsidRDefault="000F3F06" w:rsidP="00713ADC">
                                    <w:pPr>
                                      <w:pStyle w:val="NoSpacing"/>
                                      <w:spacing w:after="40" w:line="480" w:lineRule="auto"/>
                                      <w:jc w:val="center"/>
                                      <w:rPr>
                                        <w:caps/>
                                        <w:color w:val="4472C4" w:themeColor="accent1"/>
                                        <w:sz w:val="24"/>
                                        <w:szCs w:val="24"/>
                                      </w:rPr>
                                    </w:pPr>
                                    <w:r w:rsidRPr="00713ADC">
                                      <w:rPr>
                                        <w:rFonts w:ascii="Times New Roman" w:hAnsi="Times New Roman" w:cs="Times New Roman"/>
                                        <w:caps/>
                                        <w:color w:val="4472C4" w:themeColor="accent1"/>
                                        <w:sz w:val="24"/>
                                        <w:szCs w:val="24"/>
                                      </w:rPr>
                                      <w:t>August 18, 2023</w:t>
                                    </w:r>
                                  </w:p>
                                </w:sdtContent>
                              </w:sdt>
                              <w:bookmarkStart w:id="2" w:name="_Hlk143438384"/>
                              <w:p w14:paraId="61D4E25C" w14:textId="5FD5292E" w:rsidR="000F3F06" w:rsidRPr="00713ADC" w:rsidRDefault="00000000" w:rsidP="00713ADC">
                                <w:pPr>
                                  <w:pStyle w:val="NoSpacing"/>
                                  <w:spacing w:line="480" w:lineRule="auto"/>
                                  <w:jc w:val="center"/>
                                  <w:rPr>
                                    <w:color w:val="4472C4" w:themeColor="accent1"/>
                                    <w:sz w:val="24"/>
                                    <w:szCs w:val="24"/>
                                  </w:rPr>
                                </w:pPr>
                                <w:sdt>
                                  <w:sdtPr>
                                    <w:rPr>
                                      <w:rFonts w:ascii="Times New Roman" w:hAnsi="Times New Roman" w:cs="Times New Roman"/>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0F3F06" w:rsidRPr="00713ADC">
                                      <w:rPr>
                                        <w:rFonts w:ascii="Times New Roman" w:hAnsi="Times New Roman" w:cs="Times New Roman"/>
                                        <w:caps/>
                                        <w:color w:val="4472C4" w:themeColor="accent1"/>
                                        <w:sz w:val="24"/>
                                        <w:szCs w:val="24"/>
                                      </w:rPr>
                                      <w:t>PRESENTED BY</w:t>
                                    </w:r>
                                  </w:sdtContent>
                                </w:sdt>
                              </w:p>
                              <w:bookmarkStart w:id="3" w:name="_Hlk143438399"/>
                              <w:bookmarkStart w:id="4" w:name="_Hlk143438400"/>
                              <w:bookmarkStart w:id="5" w:name="_Hlk143438414"/>
                              <w:bookmarkStart w:id="6" w:name="_Hlk143438415"/>
                              <w:bookmarkEnd w:id="2"/>
                              <w:p w14:paraId="3EFCD1B8" w14:textId="4757465A" w:rsidR="000F3F06" w:rsidRPr="00713ADC" w:rsidRDefault="00000000" w:rsidP="00713ADC">
                                <w:pPr>
                                  <w:pStyle w:val="NoSpacing"/>
                                  <w:spacing w:line="480" w:lineRule="auto"/>
                                  <w:jc w:val="center"/>
                                  <w:rPr>
                                    <w:color w:val="4472C4" w:themeColor="accent1"/>
                                    <w:sz w:val="24"/>
                                    <w:szCs w:val="24"/>
                                  </w:rPr>
                                </w:pPr>
                                <w:sdt>
                                  <w:sdtPr>
                                    <w:rPr>
                                      <w:rFonts w:ascii="Times New Roman" w:hAnsi="Times New Roman" w:cs="Times New Roman"/>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0F3F06" w:rsidRPr="00713ADC">
                                      <w:rPr>
                                        <w:rFonts w:ascii="Times New Roman" w:hAnsi="Times New Roman" w:cs="Times New Roman"/>
                                        <w:color w:val="4472C4" w:themeColor="accent1"/>
                                        <w:sz w:val="24"/>
                                        <w:szCs w:val="24"/>
                                      </w:rPr>
                                      <w:t>SAMSON OGWUCHE AND CHARLES NTAMACK</w:t>
                                    </w:r>
                                  </w:sdtContent>
                                </w:sdt>
                                <w:bookmarkEnd w:id="3"/>
                                <w:bookmarkEnd w:id="4"/>
                                <w:bookmarkEnd w:id="5"/>
                                <w:bookmarkEnd w:id="6"/>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E8AED3"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fullDate="2023-08-18T00:00:00Z">
                              <w:dateFormat w:val="MMMM d, yyyy"/>
                              <w:lid w:val="en-US"/>
                              <w:storeMappedDataAs w:val="dateTime"/>
                              <w:calendar w:val="gregorian"/>
                            </w:date>
                          </w:sdtPr>
                          <w:sdtContent>
                            <w:p w14:paraId="01457CE4" w14:textId="29E1B323" w:rsidR="000F3F06" w:rsidRPr="00713ADC" w:rsidRDefault="000F3F06" w:rsidP="00713ADC">
                              <w:pPr>
                                <w:pStyle w:val="NoSpacing"/>
                                <w:spacing w:after="40" w:line="480" w:lineRule="auto"/>
                                <w:jc w:val="center"/>
                                <w:rPr>
                                  <w:caps/>
                                  <w:color w:val="4472C4" w:themeColor="accent1"/>
                                  <w:sz w:val="24"/>
                                  <w:szCs w:val="24"/>
                                </w:rPr>
                              </w:pPr>
                              <w:r w:rsidRPr="00713ADC">
                                <w:rPr>
                                  <w:rFonts w:ascii="Times New Roman" w:hAnsi="Times New Roman" w:cs="Times New Roman"/>
                                  <w:caps/>
                                  <w:color w:val="4472C4" w:themeColor="accent1"/>
                                  <w:sz w:val="24"/>
                                  <w:szCs w:val="24"/>
                                </w:rPr>
                                <w:t>August 18, 2023</w:t>
                              </w:r>
                            </w:p>
                          </w:sdtContent>
                        </w:sdt>
                        <w:bookmarkStart w:id="7" w:name="_Hlk143438384"/>
                        <w:p w14:paraId="61D4E25C" w14:textId="5FD5292E" w:rsidR="000F3F06" w:rsidRPr="00713ADC" w:rsidRDefault="000F3F06" w:rsidP="00713ADC">
                          <w:pPr>
                            <w:pStyle w:val="NoSpacing"/>
                            <w:spacing w:line="480" w:lineRule="auto"/>
                            <w:jc w:val="center"/>
                            <w:rPr>
                              <w:color w:val="4472C4" w:themeColor="accent1"/>
                              <w:sz w:val="24"/>
                              <w:szCs w:val="24"/>
                            </w:rPr>
                          </w:pPr>
                          <w:sdt>
                            <w:sdtPr>
                              <w:rPr>
                                <w:rFonts w:ascii="Times New Roman" w:hAnsi="Times New Roman" w:cs="Times New Roman"/>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Pr="00713ADC">
                                <w:rPr>
                                  <w:rFonts w:ascii="Times New Roman" w:hAnsi="Times New Roman" w:cs="Times New Roman"/>
                                  <w:caps/>
                                  <w:color w:val="4472C4" w:themeColor="accent1"/>
                                  <w:sz w:val="24"/>
                                  <w:szCs w:val="24"/>
                                </w:rPr>
                                <w:t>PRESENTED BY</w:t>
                              </w:r>
                            </w:sdtContent>
                          </w:sdt>
                        </w:p>
                        <w:bookmarkStart w:id="8" w:name="_Hlk143438399"/>
                        <w:bookmarkStart w:id="9" w:name="_Hlk143438400"/>
                        <w:bookmarkStart w:id="10" w:name="_Hlk143438414"/>
                        <w:bookmarkStart w:id="11" w:name="_Hlk143438415"/>
                        <w:bookmarkEnd w:id="7"/>
                        <w:p w14:paraId="3EFCD1B8" w14:textId="4757465A" w:rsidR="000F3F06" w:rsidRPr="00713ADC" w:rsidRDefault="000F3F06" w:rsidP="00713ADC">
                          <w:pPr>
                            <w:pStyle w:val="NoSpacing"/>
                            <w:spacing w:line="480" w:lineRule="auto"/>
                            <w:jc w:val="center"/>
                            <w:rPr>
                              <w:color w:val="4472C4" w:themeColor="accent1"/>
                              <w:sz w:val="24"/>
                              <w:szCs w:val="24"/>
                            </w:rPr>
                          </w:pPr>
                          <w:sdt>
                            <w:sdtPr>
                              <w:rPr>
                                <w:rFonts w:ascii="Times New Roman" w:hAnsi="Times New Roman" w:cs="Times New Roman"/>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Pr="00713ADC">
                                <w:rPr>
                                  <w:rFonts w:ascii="Times New Roman" w:hAnsi="Times New Roman" w:cs="Times New Roman"/>
                                  <w:color w:val="4472C4" w:themeColor="accent1"/>
                                  <w:sz w:val="24"/>
                                  <w:szCs w:val="24"/>
                                </w:rPr>
                                <w:t>SAMSON OGWUCHE AND CHARLES NTAMACK</w:t>
                              </w:r>
                            </w:sdtContent>
                          </w:sdt>
                          <w:bookmarkEnd w:id="8"/>
                          <w:bookmarkEnd w:id="9"/>
                          <w:bookmarkEnd w:id="10"/>
                          <w:bookmarkEnd w:id="11"/>
                        </w:p>
                      </w:txbxContent>
                    </v:textbox>
                    <w10:wrap anchorx="margin" anchory="page"/>
                  </v:shape>
                </w:pict>
              </mc:Fallback>
            </mc:AlternateContent>
          </w:r>
        </w:p>
        <w:p w14:paraId="53FF3949" w14:textId="3BCFFA9B" w:rsidR="000F3F06" w:rsidRPr="00C44BAE" w:rsidRDefault="000F3F06" w:rsidP="006B6430">
          <w:pPr>
            <w:spacing w:line="480" w:lineRule="auto"/>
            <w:jc w:val="both"/>
            <w:rPr>
              <w:rFonts w:ascii="Times New Roman" w:hAnsi="Times New Roman" w:cs="Times New Roman"/>
            </w:rPr>
          </w:pPr>
          <w:r w:rsidRPr="00C44BAE">
            <w:rPr>
              <w:rFonts w:ascii="Times New Roman" w:hAnsi="Times New Roman" w:cs="Times New Roman"/>
            </w:rPr>
            <w:br w:type="page"/>
          </w:r>
        </w:p>
      </w:sdtContent>
    </w:sdt>
    <w:sdt>
      <w:sdtPr>
        <w:rPr>
          <w:rFonts w:ascii="Times New Roman" w:eastAsiaTheme="minorHAnsi" w:hAnsi="Times New Roman" w:cs="Times New Roman"/>
          <w:color w:val="auto"/>
          <w:kern w:val="2"/>
          <w:sz w:val="22"/>
          <w:szCs w:val="22"/>
          <w14:ligatures w14:val="standardContextual"/>
        </w:rPr>
        <w:id w:val="-182208261"/>
        <w:docPartObj>
          <w:docPartGallery w:val="Table of Contents"/>
          <w:docPartUnique/>
        </w:docPartObj>
      </w:sdtPr>
      <w:sdtEndPr>
        <w:rPr>
          <w:b/>
          <w:bCs/>
          <w:noProof/>
        </w:rPr>
      </w:sdtEndPr>
      <w:sdtContent>
        <w:p w14:paraId="09449F9F" w14:textId="0600490D" w:rsidR="00B0480A" w:rsidRPr="00713ADC" w:rsidRDefault="00B0480A" w:rsidP="00713ADC">
          <w:pPr>
            <w:pStyle w:val="TOCHeading"/>
            <w:spacing w:line="480" w:lineRule="auto"/>
            <w:jc w:val="both"/>
            <w:rPr>
              <w:rFonts w:ascii="Times New Roman" w:hAnsi="Times New Roman" w:cs="Times New Roman"/>
              <w:sz w:val="24"/>
              <w:szCs w:val="24"/>
            </w:rPr>
          </w:pPr>
          <w:r w:rsidRPr="00C17096">
            <w:rPr>
              <w:rFonts w:ascii="Times New Roman" w:hAnsi="Times New Roman" w:cs="Times New Roman"/>
              <w:sz w:val="24"/>
              <w:szCs w:val="24"/>
            </w:rPr>
            <w:t>Table of Contents</w:t>
          </w:r>
        </w:p>
        <w:p w14:paraId="6E630750" w14:textId="3ACE0DEC" w:rsidR="00FE1789" w:rsidRDefault="00B0480A">
          <w:pPr>
            <w:pStyle w:val="TOC1"/>
            <w:rPr>
              <w:rFonts w:eastAsiaTheme="minorEastAsia"/>
              <w:noProof/>
              <w:sz w:val="24"/>
              <w:szCs w:val="24"/>
              <w:lang w:val="en-CA"/>
            </w:rPr>
          </w:pPr>
          <w:r w:rsidRPr="00713ADC">
            <w:fldChar w:fldCharType="begin"/>
          </w:r>
          <w:r w:rsidRPr="00713ADC">
            <w:instrText xml:space="preserve"> TOC \o "1-3" \h \z \u </w:instrText>
          </w:r>
          <w:r w:rsidRPr="00713ADC">
            <w:fldChar w:fldCharType="separate"/>
          </w:r>
          <w:hyperlink w:anchor="_Toc143461120" w:history="1">
            <w:r w:rsidR="00FE1789" w:rsidRPr="00BC5AF2">
              <w:rPr>
                <w:rStyle w:val="Hyperlink"/>
                <w:rFonts w:ascii="Times New Roman" w:hAnsi="Times New Roman" w:cs="Times New Roman"/>
                <w:b/>
                <w:bCs/>
                <w:noProof/>
              </w:rPr>
              <w:t>Executive Summary</w:t>
            </w:r>
            <w:r w:rsidR="00FE1789">
              <w:rPr>
                <w:noProof/>
                <w:webHidden/>
              </w:rPr>
              <w:tab/>
            </w:r>
            <w:r w:rsidR="00FE1789">
              <w:rPr>
                <w:noProof/>
                <w:webHidden/>
              </w:rPr>
              <w:fldChar w:fldCharType="begin"/>
            </w:r>
            <w:r w:rsidR="00FE1789">
              <w:rPr>
                <w:noProof/>
                <w:webHidden/>
              </w:rPr>
              <w:instrText xml:space="preserve"> PAGEREF _Toc143461120 \h </w:instrText>
            </w:r>
            <w:r w:rsidR="00FE1789">
              <w:rPr>
                <w:noProof/>
                <w:webHidden/>
              </w:rPr>
            </w:r>
            <w:r w:rsidR="00FE1789">
              <w:rPr>
                <w:noProof/>
                <w:webHidden/>
              </w:rPr>
              <w:fldChar w:fldCharType="separate"/>
            </w:r>
            <w:r w:rsidR="00FE1789">
              <w:rPr>
                <w:noProof/>
                <w:webHidden/>
              </w:rPr>
              <w:t>3</w:t>
            </w:r>
            <w:r w:rsidR="00FE1789">
              <w:rPr>
                <w:noProof/>
                <w:webHidden/>
              </w:rPr>
              <w:fldChar w:fldCharType="end"/>
            </w:r>
          </w:hyperlink>
        </w:p>
        <w:p w14:paraId="681C89FC" w14:textId="554AEA85" w:rsidR="00FE1789" w:rsidRDefault="00FE1789">
          <w:pPr>
            <w:pStyle w:val="TOC1"/>
            <w:rPr>
              <w:rFonts w:eastAsiaTheme="minorEastAsia"/>
              <w:noProof/>
              <w:sz w:val="24"/>
              <w:szCs w:val="24"/>
              <w:lang w:val="en-CA"/>
            </w:rPr>
          </w:pPr>
          <w:hyperlink w:anchor="_Toc143461121" w:history="1">
            <w:r w:rsidRPr="00BC5AF2">
              <w:rPr>
                <w:rStyle w:val="Hyperlink"/>
                <w:b/>
                <w:bCs/>
                <w:noProof/>
              </w:rPr>
              <w:t>Introduction</w:t>
            </w:r>
            <w:r>
              <w:rPr>
                <w:noProof/>
                <w:webHidden/>
              </w:rPr>
              <w:tab/>
            </w:r>
            <w:r>
              <w:rPr>
                <w:noProof/>
                <w:webHidden/>
              </w:rPr>
              <w:fldChar w:fldCharType="begin"/>
            </w:r>
            <w:r>
              <w:rPr>
                <w:noProof/>
                <w:webHidden/>
              </w:rPr>
              <w:instrText xml:space="preserve"> PAGEREF _Toc143461121 \h </w:instrText>
            </w:r>
            <w:r>
              <w:rPr>
                <w:noProof/>
                <w:webHidden/>
              </w:rPr>
            </w:r>
            <w:r>
              <w:rPr>
                <w:noProof/>
                <w:webHidden/>
              </w:rPr>
              <w:fldChar w:fldCharType="separate"/>
            </w:r>
            <w:r>
              <w:rPr>
                <w:noProof/>
                <w:webHidden/>
              </w:rPr>
              <w:t>4</w:t>
            </w:r>
            <w:r>
              <w:rPr>
                <w:noProof/>
                <w:webHidden/>
              </w:rPr>
              <w:fldChar w:fldCharType="end"/>
            </w:r>
          </w:hyperlink>
        </w:p>
        <w:p w14:paraId="29E68767" w14:textId="3C13016A" w:rsidR="00FE1789" w:rsidRDefault="00FE1789">
          <w:pPr>
            <w:pStyle w:val="TOC2"/>
            <w:tabs>
              <w:tab w:val="right" w:leader="dot" w:pos="9350"/>
            </w:tabs>
            <w:rPr>
              <w:rFonts w:eastAsiaTheme="minorEastAsia"/>
              <w:noProof/>
              <w:sz w:val="24"/>
              <w:szCs w:val="24"/>
              <w:lang w:val="en-CA"/>
            </w:rPr>
          </w:pPr>
          <w:hyperlink w:anchor="_Toc143461122" w:history="1">
            <w:r w:rsidRPr="00BC5AF2">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_Toc143461122 \h </w:instrText>
            </w:r>
            <w:r>
              <w:rPr>
                <w:noProof/>
                <w:webHidden/>
              </w:rPr>
            </w:r>
            <w:r>
              <w:rPr>
                <w:noProof/>
                <w:webHidden/>
              </w:rPr>
              <w:fldChar w:fldCharType="separate"/>
            </w:r>
            <w:r>
              <w:rPr>
                <w:noProof/>
                <w:webHidden/>
              </w:rPr>
              <w:t>4</w:t>
            </w:r>
            <w:r>
              <w:rPr>
                <w:noProof/>
                <w:webHidden/>
              </w:rPr>
              <w:fldChar w:fldCharType="end"/>
            </w:r>
          </w:hyperlink>
        </w:p>
        <w:p w14:paraId="0BE541C1" w14:textId="2EC87B56" w:rsidR="00FE1789" w:rsidRDefault="00FE1789">
          <w:pPr>
            <w:pStyle w:val="TOC2"/>
            <w:tabs>
              <w:tab w:val="right" w:leader="dot" w:pos="9350"/>
            </w:tabs>
            <w:rPr>
              <w:rFonts w:eastAsiaTheme="minorEastAsia"/>
              <w:noProof/>
              <w:sz w:val="24"/>
              <w:szCs w:val="24"/>
              <w:lang w:val="en-CA"/>
            </w:rPr>
          </w:pPr>
          <w:hyperlink w:anchor="_Toc143461123" w:history="1">
            <w:r w:rsidRPr="00BC5AF2">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_Toc143461123 \h </w:instrText>
            </w:r>
            <w:r>
              <w:rPr>
                <w:noProof/>
                <w:webHidden/>
              </w:rPr>
            </w:r>
            <w:r>
              <w:rPr>
                <w:noProof/>
                <w:webHidden/>
              </w:rPr>
              <w:fldChar w:fldCharType="separate"/>
            </w:r>
            <w:r>
              <w:rPr>
                <w:noProof/>
                <w:webHidden/>
              </w:rPr>
              <w:t>4</w:t>
            </w:r>
            <w:r>
              <w:rPr>
                <w:noProof/>
                <w:webHidden/>
              </w:rPr>
              <w:fldChar w:fldCharType="end"/>
            </w:r>
          </w:hyperlink>
        </w:p>
        <w:p w14:paraId="75183997" w14:textId="62C3A235" w:rsidR="00FE1789" w:rsidRDefault="00FE1789">
          <w:pPr>
            <w:pStyle w:val="TOC2"/>
            <w:tabs>
              <w:tab w:val="right" w:leader="dot" w:pos="9350"/>
            </w:tabs>
            <w:rPr>
              <w:rFonts w:eastAsiaTheme="minorEastAsia"/>
              <w:noProof/>
              <w:sz w:val="24"/>
              <w:szCs w:val="24"/>
              <w:lang w:val="en-CA"/>
            </w:rPr>
          </w:pPr>
          <w:hyperlink w:anchor="_Toc143461124" w:history="1">
            <w:r w:rsidRPr="00BC5AF2">
              <w:rPr>
                <w:rStyle w:val="Hyperlink"/>
                <w:rFonts w:ascii="Times New Roman" w:hAnsi="Times New Roman" w:cs="Times New Roman"/>
                <w:noProof/>
              </w:rPr>
              <w:t>Objectives and Metrics</w:t>
            </w:r>
            <w:r>
              <w:rPr>
                <w:noProof/>
                <w:webHidden/>
              </w:rPr>
              <w:tab/>
            </w:r>
            <w:r>
              <w:rPr>
                <w:noProof/>
                <w:webHidden/>
              </w:rPr>
              <w:fldChar w:fldCharType="begin"/>
            </w:r>
            <w:r>
              <w:rPr>
                <w:noProof/>
                <w:webHidden/>
              </w:rPr>
              <w:instrText xml:space="preserve"> PAGEREF _Toc143461124 \h </w:instrText>
            </w:r>
            <w:r>
              <w:rPr>
                <w:noProof/>
                <w:webHidden/>
              </w:rPr>
            </w:r>
            <w:r>
              <w:rPr>
                <w:noProof/>
                <w:webHidden/>
              </w:rPr>
              <w:fldChar w:fldCharType="separate"/>
            </w:r>
            <w:r>
              <w:rPr>
                <w:noProof/>
                <w:webHidden/>
              </w:rPr>
              <w:t>5</w:t>
            </w:r>
            <w:r>
              <w:rPr>
                <w:noProof/>
                <w:webHidden/>
              </w:rPr>
              <w:fldChar w:fldCharType="end"/>
            </w:r>
          </w:hyperlink>
        </w:p>
        <w:p w14:paraId="3D6643B3" w14:textId="50035EE4" w:rsidR="00FE1789" w:rsidRDefault="00FE1789">
          <w:pPr>
            <w:pStyle w:val="TOC2"/>
            <w:tabs>
              <w:tab w:val="right" w:leader="dot" w:pos="9350"/>
            </w:tabs>
            <w:rPr>
              <w:rFonts w:eastAsiaTheme="minorEastAsia"/>
              <w:noProof/>
              <w:sz w:val="24"/>
              <w:szCs w:val="24"/>
              <w:lang w:val="en-CA"/>
            </w:rPr>
          </w:pPr>
          <w:hyperlink w:anchor="_Toc143461125" w:history="1">
            <w:r w:rsidRPr="00BC5AF2">
              <w:rPr>
                <w:rStyle w:val="Hyperlink"/>
                <w:rFonts w:ascii="Times New Roman" w:hAnsi="Times New Roman" w:cs="Times New Roman"/>
                <w:noProof/>
              </w:rPr>
              <w:t>Assumptions and Limitations</w:t>
            </w:r>
            <w:r>
              <w:rPr>
                <w:noProof/>
                <w:webHidden/>
              </w:rPr>
              <w:tab/>
            </w:r>
            <w:r>
              <w:rPr>
                <w:noProof/>
                <w:webHidden/>
              </w:rPr>
              <w:fldChar w:fldCharType="begin"/>
            </w:r>
            <w:r>
              <w:rPr>
                <w:noProof/>
                <w:webHidden/>
              </w:rPr>
              <w:instrText xml:space="preserve"> PAGEREF _Toc143461125 \h </w:instrText>
            </w:r>
            <w:r>
              <w:rPr>
                <w:noProof/>
                <w:webHidden/>
              </w:rPr>
            </w:r>
            <w:r>
              <w:rPr>
                <w:noProof/>
                <w:webHidden/>
              </w:rPr>
              <w:fldChar w:fldCharType="separate"/>
            </w:r>
            <w:r>
              <w:rPr>
                <w:noProof/>
                <w:webHidden/>
              </w:rPr>
              <w:t>5</w:t>
            </w:r>
            <w:r>
              <w:rPr>
                <w:noProof/>
                <w:webHidden/>
              </w:rPr>
              <w:fldChar w:fldCharType="end"/>
            </w:r>
          </w:hyperlink>
        </w:p>
        <w:p w14:paraId="17400ECF" w14:textId="7FC791F2" w:rsidR="00FE1789" w:rsidRDefault="00FE1789">
          <w:pPr>
            <w:pStyle w:val="TOC2"/>
            <w:tabs>
              <w:tab w:val="right" w:leader="dot" w:pos="9350"/>
            </w:tabs>
            <w:rPr>
              <w:rFonts w:eastAsiaTheme="minorEastAsia"/>
              <w:noProof/>
              <w:sz w:val="24"/>
              <w:szCs w:val="24"/>
              <w:lang w:val="en-CA"/>
            </w:rPr>
          </w:pPr>
          <w:hyperlink w:anchor="_Toc143461126" w:history="1">
            <w:r w:rsidRPr="00BC5AF2">
              <w:rPr>
                <w:rStyle w:val="Hyperlink"/>
                <w:rFonts w:ascii="Times New Roman" w:hAnsi="Times New Roman" w:cs="Times New Roman"/>
                <w:noProof/>
              </w:rPr>
              <w:t>Opportunity</w:t>
            </w:r>
            <w:r>
              <w:rPr>
                <w:noProof/>
                <w:webHidden/>
              </w:rPr>
              <w:tab/>
            </w:r>
            <w:r>
              <w:rPr>
                <w:noProof/>
                <w:webHidden/>
              </w:rPr>
              <w:fldChar w:fldCharType="begin"/>
            </w:r>
            <w:r>
              <w:rPr>
                <w:noProof/>
                <w:webHidden/>
              </w:rPr>
              <w:instrText xml:space="preserve"> PAGEREF _Toc143461126 \h </w:instrText>
            </w:r>
            <w:r>
              <w:rPr>
                <w:noProof/>
                <w:webHidden/>
              </w:rPr>
            </w:r>
            <w:r>
              <w:rPr>
                <w:noProof/>
                <w:webHidden/>
              </w:rPr>
              <w:fldChar w:fldCharType="separate"/>
            </w:r>
            <w:r>
              <w:rPr>
                <w:noProof/>
                <w:webHidden/>
              </w:rPr>
              <w:t>6</w:t>
            </w:r>
            <w:r>
              <w:rPr>
                <w:noProof/>
                <w:webHidden/>
              </w:rPr>
              <w:fldChar w:fldCharType="end"/>
            </w:r>
          </w:hyperlink>
        </w:p>
        <w:p w14:paraId="0F84DA71" w14:textId="313C4371" w:rsidR="00FE1789" w:rsidRDefault="00FE1789">
          <w:pPr>
            <w:pStyle w:val="TOC2"/>
            <w:tabs>
              <w:tab w:val="right" w:leader="dot" w:pos="9350"/>
            </w:tabs>
            <w:rPr>
              <w:rFonts w:eastAsiaTheme="minorEastAsia"/>
              <w:noProof/>
              <w:sz w:val="24"/>
              <w:szCs w:val="24"/>
              <w:lang w:val="en-CA"/>
            </w:rPr>
          </w:pPr>
          <w:hyperlink w:anchor="_Toc143461127" w:history="1">
            <w:r w:rsidRPr="00BC5AF2">
              <w:rPr>
                <w:rStyle w:val="Hyperlink"/>
                <w:rFonts w:ascii="Times New Roman" w:hAnsi="Times New Roman" w:cs="Times New Roman"/>
                <w:noProof/>
              </w:rPr>
              <w:t>Target Client</w:t>
            </w:r>
            <w:r>
              <w:rPr>
                <w:noProof/>
                <w:webHidden/>
              </w:rPr>
              <w:tab/>
            </w:r>
            <w:r>
              <w:rPr>
                <w:noProof/>
                <w:webHidden/>
              </w:rPr>
              <w:fldChar w:fldCharType="begin"/>
            </w:r>
            <w:r>
              <w:rPr>
                <w:noProof/>
                <w:webHidden/>
              </w:rPr>
              <w:instrText xml:space="preserve"> PAGEREF _Toc143461127 \h </w:instrText>
            </w:r>
            <w:r>
              <w:rPr>
                <w:noProof/>
                <w:webHidden/>
              </w:rPr>
            </w:r>
            <w:r>
              <w:rPr>
                <w:noProof/>
                <w:webHidden/>
              </w:rPr>
              <w:fldChar w:fldCharType="separate"/>
            </w:r>
            <w:r>
              <w:rPr>
                <w:noProof/>
                <w:webHidden/>
              </w:rPr>
              <w:t>6</w:t>
            </w:r>
            <w:r>
              <w:rPr>
                <w:noProof/>
                <w:webHidden/>
              </w:rPr>
              <w:fldChar w:fldCharType="end"/>
            </w:r>
          </w:hyperlink>
        </w:p>
        <w:p w14:paraId="76BCE036" w14:textId="09B6D5ED" w:rsidR="00FE1789" w:rsidRDefault="00FE1789">
          <w:pPr>
            <w:pStyle w:val="TOC1"/>
            <w:rPr>
              <w:rFonts w:eastAsiaTheme="minorEastAsia"/>
              <w:noProof/>
              <w:sz w:val="24"/>
              <w:szCs w:val="24"/>
              <w:lang w:val="en-CA"/>
            </w:rPr>
          </w:pPr>
          <w:hyperlink w:anchor="_Toc143461128" w:history="1">
            <w:r w:rsidRPr="00BC5AF2">
              <w:rPr>
                <w:rStyle w:val="Hyperlink"/>
                <w:rFonts w:ascii="Times New Roman" w:hAnsi="Times New Roman" w:cs="Times New Roman"/>
                <w:b/>
                <w:bCs/>
                <w:noProof/>
              </w:rPr>
              <w:t>Model Governance</w:t>
            </w:r>
            <w:r>
              <w:rPr>
                <w:noProof/>
                <w:webHidden/>
              </w:rPr>
              <w:tab/>
            </w:r>
            <w:r>
              <w:rPr>
                <w:noProof/>
                <w:webHidden/>
              </w:rPr>
              <w:fldChar w:fldCharType="begin"/>
            </w:r>
            <w:r>
              <w:rPr>
                <w:noProof/>
                <w:webHidden/>
              </w:rPr>
              <w:instrText xml:space="preserve"> PAGEREF _Toc143461128 \h </w:instrText>
            </w:r>
            <w:r>
              <w:rPr>
                <w:noProof/>
                <w:webHidden/>
              </w:rPr>
            </w:r>
            <w:r>
              <w:rPr>
                <w:noProof/>
                <w:webHidden/>
              </w:rPr>
              <w:fldChar w:fldCharType="separate"/>
            </w:r>
            <w:r>
              <w:rPr>
                <w:noProof/>
                <w:webHidden/>
              </w:rPr>
              <w:t>7</w:t>
            </w:r>
            <w:r>
              <w:rPr>
                <w:noProof/>
                <w:webHidden/>
              </w:rPr>
              <w:fldChar w:fldCharType="end"/>
            </w:r>
          </w:hyperlink>
        </w:p>
        <w:p w14:paraId="46F27C8A" w14:textId="0B82596A" w:rsidR="00FE1789" w:rsidRDefault="00FE1789">
          <w:pPr>
            <w:pStyle w:val="TOC1"/>
            <w:rPr>
              <w:rFonts w:eastAsiaTheme="minorEastAsia"/>
              <w:noProof/>
              <w:sz w:val="24"/>
              <w:szCs w:val="24"/>
              <w:lang w:val="en-CA"/>
            </w:rPr>
          </w:pPr>
          <w:hyperlink w:anchor="_Toc143461129" w:history="1">
            <w:r w:rsidRPr="00BC5AF2">
              <w:rPr>
                <w:rStyle w:val="Hyperlink"/>
                <w:rFonts w:ascii="Times New Roman" w:hAnsi="Times New Roman" w:cs="Times New Roman"/>
                <w:b/>
                <w:bCs/>
                <w:noProof/>
              </w:rPr>
              <w:t>Data Sources</w:t>
            </w:r>
            <w:r>
              <w:rPr>
                <w:noProof/>
                <w:webHidden/>
              </w:rPr>
              <w:tab/>
            </w:r>
            <w:r>
              <w:rPr>
                <w:noProof/>
                <w:webHidden/>
              </w:rPr>
              <w:fldChar w:fldCharType="begin"/>
            </w:r>
            <w:r>
              <w:rPr>
                <w:noProof/>
                <w:webHidden/>
              </w:rPr>
              <w:instrText xml:space="preserve"> PAGEREF _Toc143461129 \h </w:instrText>
            </w:r>
            <w:r>
              <w:rPr>
                <w:noProof/>
                <w:webHidden/>
              </w:rPr>
            </w:r>
            <w:r>
              <w:rPr>
                <w:noProof/>
                <w:webHidden/>
              </w:rPr>
              <w:fldChar w:fldCharType="separate"/>
            </w:r>
            <w:r>
              <w:rPr>
                <w:noProof/>
                <w:webHidden/>
              </w:rPr>
              <w:t>8</w:t>
            </w:r>
            <w:r>
              <w:rPr>
                <w:noProof/>
                <w:webHidden/>
              </w:rPr>
              <w:fldChar w:fldCharType="end"/>
            </w:r>
          </w:hyperlink>
        </w:p>
        <w:p w14:paraId="5FA09CD0" w14:textId="5180CE3C" w:rsidR="00FE1789" w:rsidRDefault="00FE1789">
          <w:pPr>
            <w:pStyle w:val="TOC2"/>
            <w:tabs>
              <w:tab w:val="right" w:leader="dot" w:pos="9350"/>
            </w:tabs>
            <w:rPr>
              <w:rFonts w:eastAsiaTheme="minorEastAsia"/>
              <w:noProof/>
              <w:sz w:val="24"/>
              <w:szCs w:val="24"/>
              <w:lang w:val="en-CA"/>
            </w:rPr>
          </w:pPr>
          <w:hyperlink w:anchor="_Toc143461130" w:history="1">
            <w:r w:rsidRPr="00BC5AF2">
              <w:rPr>
                <w:rStyle w:val="Hyperlink"/>
                <w:rFonts w:ascii="Times New Roman" w:hAnsi="Times New Roman" w:cs="Times New Roman"/>
                <w:noProof/>
              </w:rPr>
              <w:t>Dataset Introduction</w:t>
            </w:r>
            <w:r>
              <w:rPr>
                <w:noProof/>
                <w:webHidden/>
              </w:rPr>
              <w:tab/>
            </w:r>
            <w:r>
              <w:rPr>
                <w:noProof/>
                <w:webHidden/>
              </w:rPr>
              <w:fldChar w:fldCharType="begin"/>
            </w:r>
            <w:r>
              <w:rPr>
                <w:noProof/>
                <w:webHidden/>
              </w:rPr>
              <w:instrText xml:space="preserve"> PAGEREF _Toc143461130 \h </w:instrText>
            </w:r>
            <w:r>
              <w:rPr>
                <w:noProof/>
                <w:webHidden/>
              </w:rPr>
            </w:r>
            <w:r>
              <w:rPr>
                <w:noProof/>
                <w:webHidden/>
              </w:rPr>
              <w:fldChar w:fldCharType="separate"/>
            </w:r>
            <w:r>
              <w:rPr>
                <w:noProof/>
                <w:webHidden/>
              </w:rPr>
              <w:t>8</w:t>
            </w:r>
            <w:r>
              <w:rPr>
                <w:noProof/>
                <w:webHidden/>
              </w:rPr>
              <w:fldChar w:fldCharType="end"/>
            </w:r>
          </w:hyperlink>
        </w:p>
        <w:p w14:paraId="2FACB9DF" w14:textId="4DA3A752" w:rsidR="00FE1789" w:rsidRDefault="00FE1789">
          <w:pPr>
            <w:pStyle w:val="TOC2"/>
            <w:tabs>
              <w:tab w:val="right" w:leader="dot" w:pos="9350"/>
            </w:tabs>
            <w:rPr>
              <w:rFonts w:eastAsiaTheme="minorEastAsia"/>
              <w:noProof/>
              <w:sz w:val="24"/>
              <w:szCs w:val="24"/>
              <w:lang w:val="en-CA"/>
            </w:rPr>
          </w:pPr>
          <w:hyperlink w:anchor="_Toc143461131" w:history="1">
            <w:r w:rsidRPr="00BC5AF2">
              <w:rPr>
                <w:rStyle w:val="Hyperlink"/>
                <w:rFonts w:ascii="Times New Roman" w:hAnsi="Times New Roman" w:cs="Times New Roman"/>
                <w:noProof/>
              </w:rPr>
              <w:t>Exclusions</w:t>
            </w:r>
            <w:r>
              <w:rPr>
                <w:noProof/>
                <w:webHidden/>
              </w:rPr>
              <w:tab/>
            </w:r>
            <w:r>
              <w:rPr>
                <w:noProof/>
                <w:webHidden/>
              </w:rPr>
              <w:fldChar w:fldCharType="begin"/>
            </w:r>
            <w:r>
              <w:rPr>
                <w:noProof/>
                <w:webHidden/>
              </w:rPr>
              <w:instrText xml:space="preserve"> PAGEREF _Toc143461131 \h </w:instrText>
            </w:r>
            <w:r>
              <w:rPr>
                <w:noProof/>
                <w:webHidden/>
              </w:rPr>
            </w:r>
            <w:r>
              <w:rPr>
                <w:noProof/>
                <w:webHidden/>
              </w:rPr>
              <w:fldChar w:fldCharType="separate"/>
            </w:r>
            <w:r>
              <w:rPr>
                <w:noProof/>
                <w:webHidden/>
              </w:rPr>
              <w:t>8</w:t>
            </w:r>
            <w:r>
              <w:rPr>
                <w:noProof/>
                <w:webHidden/>
              </w:rPr>
              <w:fldChar w:fldCharType="end"/>
            </w:r>
          </w:hyperlink>
        </w:p>
        <w:p w14:paraId="10635F7B" w14:textId="7B81597F" w:rsidR="00FE1789" w:rsidRDefault="00FE1789">
          <w:pPr>
            <w:pStyle w:val="TOC2"/>
            <w:tabs>
              <w:tab w:val="right" w:leader="dot" w:pos="9350"/>
            </w:tabs>
            <w:rPr>
              <w:rFonts w:eastAsiaTheme="minorEastAsia"/>
              <w:noProof/>
              <w:sz w:val="24"/>
              <w:szCs w:val="24"/>
              <w:lang w:val="en-CA"/>
            </w:rPr>
          </w:pPr>
          <w:hyperlink w:anchor="_Toc143461132" w:history="1">
            <w:r w:rsidRPr="00BC5AF2">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_Toc143461132 \h </w:instrText>
            </w:r>
            <w:r>
              <w:rPr>
                <w:noProof/>
                <w:webHidden/>
              </w:rPr>
            </w:r>
            <w:r>
              <w:rPr>
                <w:noProof/>
                <w:webHidden/>
              </w:rPr>
              <w:fldChar w:fldCharType="separate"/>
            </w:r>
            <w:r>
              <w:rPr>
                <w:noProof/>
                <w:webHidden/>
              </w:rPr>
              <w:t>8</w:t>
            </w:r>
            <w:r>
              <w:rPr>
                <w:noProof/>
                <w:webHidden/>
              </w:rPr>
              <w:fldChar w:fldCharType="end"/>
            </w:r>
          </w:hyperlink>
        </w:p>
        <w:p w14:paraId="4F529F64" w14:textId="27883C3B" w:rsidR="00FE1789" w:rsidRDefault="00FE1789">
          <w:pPr>
            <w:pStyle w:val="TOC1"/>
            <w:rPr>
              <w:rFonts w:eastAsiaTheme="minorEastAsia"/>
              <w:noProof/>
              <w:sz w:val="24"/>
              <w:szCs w:val="24"/>
              <w:lang w:val="en-CA"/>
            </w:rPr>
          </w:pPr>
          <w:hyperlink w:anchor="_Toc143461133" w:history="1">
            <w:r w:rsidRPr="00BC5AF2">
              <w:rPr>
                <w:rStyle w:val="Hyperlink"/>
                <w:rFonts w:ascii="Times New Roman" w:hAnsi="Times New Roman" w:cs="Times New Roman"/>
                <w:b/>
                <w:bCs/>
                <w:noProof/>
              </w:rPr>
              <w:t>Data Exploration, Preparation, and Feature Engineering</w:t>
            </w:r>
            <w:r>
              <w:rPr>
                <w:noProof/>
                <w:webHidden/>
              </w:rPr>
              <w:tab/>
            </w:r>
            <w:r>
              <w:rPr>
                <w:noProof/>
                <w:webHidden/>
              </w:rPr>
              <w:fldChar w:fldCharType="begin"/>
            </w:r>
            <w:r>
              <w:rPr>
                <w:noProof/>
                <w:webHidden/>
              </w:rPr>
              <w:instrText xml:space="preserve"> PAGEREF _Toc143461133 \h </w:instrText>
            </w:r>
            <w:r>
              <w:rPr>
                <w:noProof/>
                <w:webHidden/>
              </w:rPr>
            </w:r>
            <w:r>
              <w:rPr>
                <w:noProof/>
                <w:webHidden/>
              </w:rPr>
              <w:fldChar w:fldCharType="separate"/>
            </w:r>
            <w:r>
              <w:rPr>
                <w:noProof/>
                <w:webHidden/>
              </w:rPr>
              <w:t>9</w:t>
            </w:r>
            <w:r>
              <w:rPr>
                <w:noProof/>
                <w:webHidden/>
              </w:rPr>
              <w:fldChar w:fldCharType="end"/>
            </w:r>
          </w:hyperlink>
        </w:p>
        <w:p w14:paraId="2FB99187" w14:textId="4A005105" w:rsidR="00FE1789" w:rsidRDefault="00FE1789">
          <w:pPr>
            <w:pStyle w:val="TOC2"/>
            <w:tabs>
              <w:tab w:val="right" w:leader="dot" w:pos="9350"/>
            </w:tabs>
            <w:rPr>
              <w:rFonts w:eastAsiaTheme="minorEastAsia"/>
              <w:noProof/>
              <w:sz w:val="24"/>
              <w:szCs w:val="24"/>
              <w:lang w:val="en-CA"/>
            </w:rPr>
          </w:pPr>
          <w:hyperlink w:anchor="_Toc143461134" w:history="1">
            <w:r w:rsidRPr="00BC5AF2">
              <w:rPr>
                <w:rStyle w:val="Hyperlink"/>
                <w:rFonts w:ascii="Times New Roman" w:hAnsi="Times New Roman" w:cs="Times New Roman"/>
                <w:noProof/>
              </w:rPr>
              <w:t>Variable Level Monitoring</w:t>
            </w:r>
            <w:r>
              <w:rPr>
                <w:noProof/>
                <w:webHidden/>
              </w:rPr>
              <w:tab/>
            </w:r>
            <w:r>
              <w:rPr>
                <w:noProof/>
                <w:webHidden/>
              </w:rPr>
              <w:fldChar w:fldCharType="begin"/>
            </w:r>
            <w:r>
              <w:rPr>
                <w:noProof/>
                <w:webHidden/>
              </w:rPr>
              <w:instrText xml:space="preserve"> PAGEREF _Toc143461134 \h </w:instrText>
            </w:r>
            <w:r>
              <w:rPr>
                <w:noProof/>
                <w:webHidden/>
              </w:rPr>
            </w:r>
            <w:r>
              <w:rPr>
                <w:noProof/>
                <w:webHidden/>
              </w:rPr>
              <w:fldChar w:fldCharType="separate"/>
            </w:r>
            <w:r>
              <w:rPr>
                <w:noProof/>
                <w:webHidden/>
              </w:rPr>
              <w:t>9</w:t>
            </w:r>
            <w:r>
              <w:rPr>
                <w:noProof/>
                <w:webHidden/>
              </w:rPr>
              <w:fldChar w:fldCharType="end"/>
            </w:r>
          </w:hyperlink>
        </w:p>
        <w:p w14:paraId="7D10A57B" w14:textId="33451CAE" w:rsidR="00FE1789" w:rsidRDefault="00FE1789">
          <w:pPr>
            <w:pStyle w:val="TOC2"/>
            <w:tabs>
              <w:tab w:val="right" w:leader="dot" w:pos="9350"/>
            </w:tabs>
            <w:rPr>
              <w:rFonts w:eastAsiaTheme="minorEastAsia"/>
              <w:noProof/>
              <w:sz w:val="24"/>
              <w:szCs w:val="24"/>
              <w:lang w:val="en-CA"/>
            </w:rPr>
          </w:pPr>
          <w:hyperlink w:anchor="_Toc143461135" w:history="1">
            <w:r w:rsidRPr="00BC5AF2">
              <w:rPr>
                <w:rStyle w:val="Hyperlink"/>
                <w:rFonts w:ascii="Times New Roman" w:hAnsi="Times New Roman" w:cs="Times New Roman"/>
                <w:noProof/>
              </w:rPr>
              <w:t>Model Build Variable Level Statistics (e.g., mean, median, std, or distribution of categories)</w:t>
            </w:r>
            <w:r>
              <w:rPr>
                <w:noProof/>
                <w:webHidden/>
              </w:rPr>
              <w:tab/>
            </w:r>
            <w:r>
              <w:rPr>
                <w:noProof/>
                <w:webHidden/>
              </w:rPr>
              <w:fldChar w:fldCharType="begin"/>
            </w:r>
            <w:r>
              <w:rPr>
                <w:noProof/>
                <w:webHidden/>
              </w:rPr>
              <w:instrText xml:space="preserve"> PAGEREF _Toc143461135 \h </w:instrText>
            </w:r>
            <w:r>
              <w:rPr>
                <w:noProof/>
                <w:webHidden/>
              </w:rPr>
            </w:r>
            <w:r>
              <w:rPr>
                <w:noProof/>
                <w:webHidden/>
              </w:rPr>
              <w:fldChar w:fldCharType="separate"/>
            </w:r>
            <w:r>
              <w:rPr>
                <w:noProof/>
                <w:webHidden/>
              </w:rPr>
              <w:t>12</w:t>
            </w:r>
            <w:r>
              <w:rPr>
                <w:noProof/>
                <w:webHidden/>
              </w:rPr>
              <w:fldChar w:fldCharType="end"/>
            </w:r>
          </w:hyperlink>
        </w:p>
        <w:p w14:paraId="02A95DCB" w14:textId="3D7BA97E" w:rsidR="00FE1789" w:rsidRDefault="00FE1789">
          <w:pPr>
            <w:pStyle w:val="TOC2"/>
            <w:tabs>
              <w:tab w:val="right" w:leader="dot" w:pos="9350"/>
            </w:tabs>
            <w:rPr>
              <w:rFonts w:eastAsiaTheme="minorEastAsia"/>
              <w:noProof/>
              <w:sz w:val="24"/>
              <w:szCs w:val="24"/>
              <w:lang w:val="en-CA"/>
            </w:rPr>
          </w:pPr>
          <w:hyperlink w:anchor="_Toc143461136" w:history="1">
            <w:r w:rsidRPr="00BC5AF2">
              <w:rPr>
                <w:rStyle w:val="Hyperlink"/>
                <w:rFonts w:ascii="Times New Roman" w:hAnsi="Times New Roman" w:cs="Times New Roman"/>
                <w:noProof/>
              </w:rPr>
              <w:t>Acceptable Ranges</w:t>
            </w:r>
            <w:r>
              <w:rPr>
                <w:noProof/>
                <w:webHidden/>
              </w:rPr>
              <w:tab/>
            </w:r>
            <w:r>
              <w:rPr>
                <w:noProof/>
                <w:webHidden/>
              </w:rPr>
              <w:fldChar w:fldCharType="begin"/>
            </w:r>
            <w:r>
              <w:rPr>
                <w:noProof/>
                <w:webHidden/>
              </w:rPr>
              <w:instrText xml:space="preserve"> PAGEREF _Toc143461136 \h </w:instrText>
            </w:r>
            <w:r>
              <w:rPr>
                <w:noProof/>
                <w:webHidden/>
              </w:rPr>
            </w:r>
            <w:r>
              <w:rPr>
                <w:noProof/>
                <w:webHidden/>
              </w:rPr>
              <w:fldChar w:fldCharType="separate"/>
            </w:r>
            <w:r>
              <w:rPr>
                <w:noProof/>
                <w:webHidden/>
              </w:rPr>
              <w:t>14</w:t>
            </w:r>
            <w:r>
              <w:rPr>
                <w:noProof/>
                <w:webHidden/>
              </w:rPr>
              <w:fldChar w:fldCharType="end"/>
            </w:r>
          </w:hyperlink>
        </w:p>
        <w:p w14:paraId="367FDCD5" w14:textId="1F6ED004" w:rsidR="00FE1789" w:rsidRDefault="00FE1789">
          <w:pPr>
            <w:pStyle w:val="TOC2"/>
            <w:tabs>
              <w:tab w:val="right" w:leader="dot" w:pos="9350"/>
            </w:tabs>
            <w:rPr>
              <w:rFonts w:eastAsiaTheme="minorEastAsia"/>
              <w:noProof/>
              <w:sz w:val="24"/>
              <w:szCs w:val="24"/>
              <w:lang w:val="en-CA"/>
            </w:rPr>
          </w:pPr>
          <w:hyperlink w:anchor="_Toc143461137" w:history="1">
            <w:r w:rsidRPr="00BC5AF2">
              <w:rPr>
                <w:rStyle w:val="Hyperlink"/>
                <w:rFonts w:ascii="Times New Roman" w:hAnsi="Times New Roman" w:cs="Times New Roman"/>
                <w:noProof/>
              </w:rPr>
              <w:t>Caps &amp; Floors</w:t>
            </w:r>
            <w:r>
              <w:rPr>
                <w:noProof/>
                <w:webHidden/>
              </w:rPr>
              <w:tab/>
            </w:r>
            <w:r>
              <w:rPr>
                <w:noProof/>
                <w:webHidden/>
              </w:rPr>
              <w:fldChar w:fldCharType="begin"/>
            </w:r>
            <w:r>
              <w:rPr>
                <w:noProof/>
                <w:webHidden/>
              </w:rPr>
              <w:instrText xml:space="preserve"> PAGEREF _Toc143461137 \h </w:instrText>
            </w:r>
            <w:r>
              <w:rPr>
                <w:noProof/>
                <w:webHidden/>
              </w:rPr>
            </w:r>
            <w:r>
              <w:rPr>
                <w:noProof/>
                <w:webHidden/>
              </w:rPr>
              <w:fldChar w:fldCharType="separate"/>
            </w:r>
            <w:r>
              <w:rPr>
                <w:noProof/>
                <w:webHidden/>
              </w:rPr>
              <w:t>15</w:t>
            </w:r>
            <w:r>
              <w:rPr>
                <w:noProof/>
                <w:webHidden/>
              </w:rPr>
              <w:fldChar w:fldCharType="end"/>
            </w:r>
          </w:hyperlink>
        </w:p>
        <w:p w14:paraId="6247B809" w14:textId="7A49E726" w:rsidR="00FE1789" w:rsidRDefault="00FE1789">
          <w:pPr>
            <w:pStyle w:val="TOC2"/>
            <w:tabs>
              <w:tab w:val="right" w:leader="dot" w:pos="9350"/>
            </w:tabs>
            <w:rPr>
              <w:rFonts w:eastAsiaTheme="minorEastAsia"/>
              <w:noProof/>
              <w:sz w:val="24"/>
              <w:szCs w:val="24"/>
              <w:lang w:val="en-CA"/>
            </w:rPr>
          </w:pPr>
          <w:hyperlink w:anchor="_Toc143461138" w:history="1">
            <w:r w:rsidRPr="00BC5AF2">
              <w:rPr>
                <w:rStyle w:val="Hyperlink"/>
                <w:rFonts w:ascii="Times New Roman" w:hAnsi="Times New Roman" w:cs="Times New Roman"/>
                <w:noProof/>
              </w:rPr>
              <w:t>Variable Drift Monitoring Tolerance</w:t>
            </w:r>
            <w:r>
              <w:rPr>
                <w:noProof/>
                <w:webHidden/>
              </w:rPr>
              <w:tab/>
            </w:r>
            <w:r>
              <w:rPr>
                <w:noProof/>
                <w:webHidden/>
              </w:rPr>
              <w:fldChar w:fldCharType="begin"/>
            </w:r>
            <w:r>
              <w:rPr>
                <w:noProof/>
                <w:webHidden/>
              </w:rPr>
              <w:instrText xml:space="preserve"> PAGEREF _Toc143461138 \h </w:instrText>
            </w:r>
            <w:r>
              <w:rPr>
                <w:noProof/>
                <w:webHidden/>
              </w:rPr>
            </w:r>
            <w:r>
              <w:rPr>
                <w:noProof/>
                <w:webHidden/>
              </w:rPr>
              <w:fldChar w:fldCharType="separate"/>
            </w:r>
            <w:r>
              <w:rPr>
                <w:noProof/>
                <w:webHidden/>
              </w:rPr>
              <w:t>17</w:t>
            </w:r>
            <w:r>
              <w:rPr>
                <w:noProof/>
                <w:webHidden/>
              </w:rPr>
              <w:fldChar w:fldCharType="end"/>
            </w:r>
          </w:hyperlink>
        </w:p>
        <w:p w14:paraId="746C2E3F" w14:textId="068CFADE" w:rsidR="00FE1789" w:rsidRDefault="00FE1789">
          <w:pPr>
            <w:pStyle w:val="TOC1"/>
            <w:rPr>
              <w:rFonts w:eastAsiaTheme="minorEastAsia"/>
              <w:noProof/>
              <w:sz w:val="24"/>
              <w:szCs w:val="24"/>
              <w:lang w:val="en-CA"/>
            </w:rPr>
          </w:pPr>
          <w:hyperlink w:anchor="_Toc143461139" w:history="1">
            <w:r w:rsidRPr="00BC5AF2">
              <w:rPr>
                <w:rStyle w:val="Hyperlink"/>
                <w:rFonts w:ascii="Times New Roman" w:hAnsi="Times New Roman" w:cs="Times New Roman"/>
                <w:b/>
                <w:bCs/>
                <w:noProof/>
              </w:rPr>
              <w:t>Model Exploration</w:t>
            </w:r>
            <w:r>
              <w:rPr>
                <w:noProof/>
                <w:webHidden/>
              </w:rPr>
              <w:tab/>
            </w:r>
            <w:r>
              <w:rPr>
                <w:noProof/>
                <w:webHidden/>
              </w:rPr>
              <w:fldChar w:fldCharType="begin"/>
            </w:r>
            <w:r>
              <w:rPr>
                <w:noProof/>
                <w:webHidden/>
              </w:rPr>
              <w:instrText xml:space="preserve"> PAGEREF _Toc143461139 \h </w:instrText>
            </w:r>
            <w:r>
              <w:rPr>
                <w:noProof/>
                <w:webHidden/>
              </w:rPr>
            </w:r>
            <w:r>
              <w:rPr>
                <w:noProof/>
                <w:webHidden/>
              </w:rPr>
              <w:fldChar w:fldCharType="separate"/>
            </w:r>
            <w:r>
              <w:rPr>
                <w:noProof/>
                <w:webHidden/>
              </w:rPr>
              <w:t>18</w:t>
            </w:r>
            <w:r>
              <w:rPr>
                <w:noProof/>
                <w:webHidden/>
              </w:rPr>
              <w:fldChar w:fldCharType="end"/>
            </w:r>
          </w:hyperlink>
        </w:p>
        <w:p w14:paraId="75372630" w14:textId="7C24590D" w:rsidR="00FE1789" w:rsidRDefault="00FE1789">
          <w:pPr>
            <w:pStyle w:val="TOC2"/>
            <w:tabs>
              <w:tab w:val="right" w:leader="dot" w:pos="9350"/>
            </w:tabs>
            <w:rPr>
              <w:rFonts w:eastAsiaTheme="minorEastAsia"/>
              <w:noProof/>
              <w:sz w:val="24"/>
              <w:szCs w:val="24"/>
              <w:lang w:val="en-CA"/>
            </w:rPr>
          </w:pPr>
          <w:hyperlink w:anchor="_Toc143461140" w:history="1">
            <w:r w:rsidRPr="00BC5AF2">
              <w:rPr>
                <w:rStyle w:val="Hyperlink"/>
                <w:rFonts w:ascii="Times New Roman" w:hAnsi="Times New Roman" w:cs="Times New Roman"/>
                <w:noProof/>
              </w:rPr>
              <w:t>Model Monitoring, Health &amp; Stability</w:t>
            </w:r>
            <w:r>
              <w:rPr>
                <w:noProof/>
                <w:webHidden/>
              </w:rPr>
              <w:tab/>
            </w:r>
            <w:r>
              <w:rPr>
                <w:noProof/>
                <w:webHidden/>
              </w:rPr>
              <w:fldChar w:fldCharType="begin"/>
            </w:r>
            <w:r>
              <w:rPr>
                <w:noProof/>
                <w:webHidden/>
              </w:rPr>
              <w:instrText xml:space="preserve"> PAGEREF _Toc143461140 \h </w:instrText>
            </w:r>
            <w:r>
              <w:rPr>
                <w:noProof/>
                <w:webHidden/>
              </w:rPr>
            </w:r>
            <w:r>
              <w:rPr>
                <w:noProof/>
                <w:webHidden/>
              </w:rPr>
              <w:fldChar w:fldCharType="separate"/>
            </w:r>
            <w:r>
              <w:rPr>
                <w:noProof/>
                <w:webHidden/>
              </w:rPr>
              <w:t>18</w:t>
            </w:r>
            <w:r>
              <w:rPr>
                <w:noProof/>
                <w:webHidden/>
              </w:rPr>
              <w:fldChar w:fldCharType="end"/>
            </w:r>
          </w:hyperlink>
        </w:p>
        <w:p w14:paraId="5FC0F0A7" w14:textId="0175CF3B" w:rsidR="00FE1789" w:rsidRDefault="00FE1789">
          <w:pPr>
            <w:pStyle w:val="TOC2"/>
            <w:tabs>
              <w:tab w:val="right" w:leader="dot" w:pos="9350"/>
            </w:tabs>
            <w:rPr>
              <w:rFonts w:eastAsiaTheme="minorEastAsia"/>
              <w:noProof/>
              <w:sz w:val="24"/>
              <w:szCs w:val="24"/>
              <w:lang w:val="en-CA"/>
            </w:rPr>
          </w:pPr>
          <w:hyperlink w:anchor="_Toc143461141" w:history="1">
            <w:r w:rsidRPr="00BC5AF2">
              <w:rPr>
                <w:rStyle w:val="Hyperlink"/>
                <w:rFonts w:ascii="Times New Roman" w:hAnsi="Times New Roman" w:cs="Times New Roman"/>
                <w:noProof/>
              </w:rPr>
              <w:t>Models Building</w:t>
            </w:r>
            <w:r>
              <w:rPr>
                <w:noProof/>
                <w:webHidden/>
              </w:rPr>
              <w:tab/>
            </w:r>
            <w:r>
              <w:rPr>
                <w:noProof/>
                <w:webHidden/>
              </w:rPr>
              <w:fldChar w:fldCharType="begin"/>
            </w:r>
            <w:r>
              <w:rPr>
                <w:noProof/>
                <w:webHidden/>
              </w:rPr>
              <w:instrText xml:space="preserve"> PAGEREF _Toc143461141 \h </w:instrText>
            </w:r>
            <w:r>
              <w:rPr>
                <w:noProof/>
                <w:webHidden/>
              </w:rPr>
            </w:r>
            <w:r>
              <w:rPr>
                <w:noProof/>
                <w:webHidden/>
              </w:rPr>
              <w:fldChar w:fldCharType="separate"/>
            </w:r>
            <w:r>
              <w:rPr>
                <w:noProof/>
                <w:webHidden/>
              </w:rPr>
              <w:t>19</w:t>
            </w:r>
            <w:r>
              <w:rPr>
                <w:noProof/>
                <w:webHidden/>
              </w:rPr>
              <w:fldChar w:fldCharType="end"/>
            </w:r>
          </w:hyperlink>
        </w:p>
        <w:p w14:paraId="07DD2232" w14:textId="3F18E597" w:rsidR="00FE1789" w:rsidRDefault="00FE1789">
          <w:pPr>
            <w:pStyle w:val="TOC2"/>
            <w:tabs>
              <w:tab w:val="right" w:leader="dot" w:pos="9350"/>
            </w:tabs>
            <w:rPr>
              <w:rFonts w:eastAsiaTheme="minorEastAsia"/>
              <w:noProof/>
              <w:sz w:val="24"/>
              <w:szCs w:val="24"/>
              <w:lang w:val="en-CA"/>
            </w:rPr>
          </w:pPr>
          <w:hyperlink w:anchor="_Toc143461142" w:history="1">
            <w:r w:rsidRPr="00BC5AF2">
              <w:rPr>
                <w:rStyle w:val="Hyperlink"/>
                <w:rFonts w:ascii="Times New Roman" w:hAnsi="Times New Roman" w:cs="Times New Roman"/>
                <w:noProof/>
              </w:rPr>
              <w:t>Model Sensitivity to Key Drivers</w:t>
            </w:r>
            <w:r>
              <w:rPr>
                <w:noProof/>
                <w:webHidden/>
              </w:rPr>
              <w:tab/>
            </w:r>
            <w:r>
              <w:rPr>
                <w:noProof/>
                <w:webHidden/>
              </w:rPr>
              <w:fldChar w:fldCharType="begin"/>
            </w:r>
            <w:r>
              <w:rPr>
                <w:noProof/>
                <w:webHidden/>
              </w:rPr>
              <w:instrText xml:space="preserve"> PAGEREF _Toc143461142 \h </w:instrText>
            </w:r>
            <w:r>
              <w:rPr>
                <w:noProof/>
                <w:webHidden/>
              </w:rPr>
            </w:r>
            <w:r>
              <w:rPr>
                <w:noProof/>
                <w:webHidden/>
              </w:rPr>
              <w:fldChar w:fldCharType="separate"/>
            </w:r>
            <w:r>
              <w:rPr>
                <w:noProof/>
                <w:webHidden/>
              </w:rPr>
              <w:t>23</w:t>
            </w:r>
            <w:r>
              <w:rPr>
                <w:noProof/>
                <w:webHidden/>
              </w:rPr>
              <w:fldChar w:fldCharType="end"/>
            </w:r>
          </w:hyperlink>
        </w:p>
        <w:p w14:paraId="49757E61" w14:textId="2EF5638B" w:rsidR="00FE1789" w:rsidRDefault="00FE1789">
          <w:pPr>
            <w:pStyle w:val="TOC1"/>
            <w:rPr>
              <w:rFonts w:eastAsiaTheme="minorEastAsia"/>
              <w:noProof/>
              <w:sz w:val="24"/>
              <w:szCs w:val="24"/>
              <w:lang w:val="en-CA"/>
            </w:rPr>
          </w:pPr>
          <w:hyperlink w:anchor="_Toc143461143" w:history="1">
            <w:r w:rsidRPr="00BC5AF2">
              <w:rPr>
                <w:rStyle w:val="Hyperlink"/>
                <w:b/>
                <w:bCs/>
                <w:noProof/>
              </w:rPr>
              <w:t>Initial Model Fit Statistics</w:t>
            </w:r>
            <w:r>
              <w:rPr>
                <w:noProof/>
                <w:webHidden/>
              </w:rPr>
              <w:tab/>
            </w:r>
            <w:r>
              <w:rPr>
                <w:noProof/>
                <w:webHidden/>
              </w:rPr>
              <w:fldChar w:fldCharType="begin"/>
            </w:r>
            <w:r>
              <w:rPr>
                <w:noProof/>
                <w:webHidden/>
              </w:rPr>
              <w:instrText xml:space="preserve"> PAGEREF _Toc143461143 \h </w:instrText>
            </w:r>
            <w:r>
              <w:rPr>
                <w:noProof/>
                <w:webHidden/>
              </w:rPr>
            </w:r>
            <w:r>
              <w:rPr>
                <w:noProof/>
                <w:webHidden/>
              </w:rPr>
              <w:fldChar w:fldCharType="separate"/>
            </w:r>
            <w:r>
              <w:rPr>
                <w:noProof/>
                <w:webHidden/>
              </w:rPr>
              <w:t>23</w:t>
            </w:r>
            <w:r>
              <w:rPr>
                <w:noProof/>
                <w:webHidden/>
              </w:rPr>
              <w:fldChar w:fldCharType="end"/>
            </w:r>
          </w:hyperlink>
        </w:p>
        <w:p w14:paraId="3B7E1B24" w14:textId="25A66463" w:rsidR="00FE1789" w:rsidRDefault="00FE1789">
          <w:pPr>
            <w:pStyle w:val="TOC1"/>
            <w:rPr>
              <w:rFonts w:eastAsiaTheme="minorEastAsia"/>
              <w:noProof/>
              <w:sz w:val="24"/>
              <w:szCs w:val="24"/>
              <w:lang w:val="en-CA"/>
            </w:rPr>
          </w:pPr>
          <w:hyperlink w:anchor="_Toc143461144" w:history="1">
            <w:r w:rsidRPr="00BC5AF2">
              <w:rPr>
                <w:rStyle w:val="Hyperlink"/>
                <w:rFonts w:ascii="Times New Roman" w:hAnsi="Times New Roman" w:cs="Times New Roman"/>
                <w:noProof/>
              </w:rPr>
              <w:t>Risk Tiering (e.g., no action, report, refit, rebuild)</w:t>
            </w:r>
            <w:r>
              <w:rPr>
                <w:noProof/>
                <w:webHidden/>
              </w:rPr>
              <w:tab/>
            </w:r>
            <w:r>
              <w:rPr>
                <w:noProof/>
                <w:webHidden/>
              </w:rPr>
              <w:fldChar w:fldCharType="begin"/>
            </w:r>
            <w:r>
              <w:rPr>
                <w:noProof/>
                <w:webHidden/>
              </w:rPr>
              <w:instrText xml:space="preserve"> PAGEREF _Toc143461144 \h </w:instrText>
            </w:r>
            <w:r>
              <w:rPr>
                <w:noProof/>
                <w:webHidden/>
              </w:rPr>
            </w:r>
            <w:r>
              <w:rPr>
                <w:noProof/>
                <w:webHidden/>
              </w:rPr>
              <w:fldChar w:fldCharType="separate"/>
            </w:r>
            <w:r>
              <w:rPr>
                <w:noProof/>
                <w:webHidden/>
              </w:rPr>
              <w:t>24</w:t>
            </w:r>
            <w:r>
              <w:rPr>
                <w:noProof/>
                <w:webHidden/>
              </w:rPr>
              <w:fldChar w:fldCharType="end"/>
            </w:r>
          </w:hyperlink>
        </w:p>
        <w:p w14:paraId="6FE40DFD" w14:textId="147C4632" w:rsidR="00FE1789" w:rsidRDefault="00FE1789">
          <w:pPr>
            <w:pStyle w:val="TOC1"/>
            <w:rPr>
              <w:rFonts w:eastAsiaTheme="minorEastAsia"/>
              <w:noProof/>
              <w:sz w:val="24"/>
              <w:szCs w:val="24"/>
              <w:lang w:val="en-CA"/>
            </w:rPr>
          </w:pPr>
          <w:hyperlink w:anchor="_Toc143461145" w:history="1">
            <w:r w:rsidRPr="00BC5AF2">
              <w:rPr>
                <w:rStyle w:val="Hyperlink"/>
                <w:rFonts w:ascii="Times New Roman" w:hAnsi="Times New Roman" w:cs="Times New Roman"/>
                <w:b/>
                <w:bCs/>
                <w:noProof/>
              </w:rPr>
              <w:t>Model Assumptions and Limitations</w:t>
            </w:r>
            <w:r>
              <w:rPr>
                <w:noProof/>
                <w:webHidden/>
              </w:rPr>
              <w:tab/>
            </w:r>
            <w:r>
              <w:rPr>
                <w:noProof/>
                <w:webHidden/>
              </w:rPr>
              <w:fldChar w:fldCharType="begin"/>
            </w:r>
            <w:r>
              <w:rPr>
                <w:noProof/>
                <w:webHidden/>
              </w:rPr>
              <w:instrText xml:space="preserve"> PAGEREF _Toc143461145 \h </w:instrText>
            </w:r>
            <w:r>
              <w:rPr>
                <w:noProof/>
                <w:webHidden/>
              </w:rPr>
            </w:r>
            <w:r>
              <w:rPr>
                <w:noProof/>
                <w:webHidden/>
              </w:rPr>
              <w:fldChar w:fldCharType="separate"/>
            </w:r>
            <w:r>
              <w:rPr>
                <w:noProof/>
                <w:webHidden/>
              </w:rPr>
              <w:t>26</w:t>
            </w:r>
            <w:r>
              <w:rPr>
                <w:noProof/>
                <w:webHidden/>
              </w:rPr>
              <w:fldChar w:fldCharType="end"/>
            </w:r>
          </w:hyperlink>
        </w:p>
        <w:p w14:paraId="1AF9A1EB" w14:textId="5254B412" w:rsidR="00FE1789" w:rsidRDefault="00FE1789">
          <w:pPr>
            <w:pStyle w:val="TOC1"/>
            <w:rPr>
              <w:rFonts w:eastAsiaTheme="minorEastAsia"/>
              <w:noProof/>
              <w:sz w:val="24"/>
              <w:szCs w:val="24"/>
              <w:lang w:val="en-CA"/>
            </w:rPr>
          </w:pPr>
          <w:hyperlink w:anchor="_Toc143461146" w:history="1">
            <w:r w:rsidRPr="00BC5AF2">
              <w:rPr>
                <w:rStyle w:val="Hyperlink"/>
                <w:rFonts w:ascii="Times New Roman" w:hAnsi="Times New Roman" w:cs="Times New Roman"/>
                <w:b/>
                <w:bCs/>
                <w:noProof/>
              </w:rPr>
              <w:t>Recommendations</w:t>
            </w:r>
            <w:r>
              <w:rPr>
                <w:noProof/>
                <w:webHidden/>
              </w:rPr>
              <w:tab/>
            </w:r>
            <w:r>
              <w:rPr>
                <w:noProof/>
                <w:webHidden/>
              </w:rPr>
              <w:fldChar w:fldCharType="begin"/>
            </w:r>
            <w:r>
              <w:rPr>
                <w:noProof/>
                <w:webHidden/>
              </w:rPr>
              <w:instrText xml:space="preserve"> PAGEREF _Toc143461146 \h </w:instrText>
            </w:r>
            <w:r>
              <w:rPr>
                <w:noProof/>
                <w:webHidden/>
              </w:rPr>
            </w:r>
            <w:r>
              <w:rPr>
                <w:noProof/>
                <w:webHidden/>
              </w:rPr>
              <w:fldChar w:fldCharType="separate"/>
            </w:r>
            <w:r>
              <w:rPr>
                <w:noProof/>
                <w:webHidden/>
              </w:rPr>
              <w:t>27</w:t>
            </w:r>
            <w:r>
              <w:rPr>
                <w:noProof/>
                <w:webHidden/>
              </w:rPr>
              <w:fldChar w:fldCharType="end"/>
            </w:r>
          </w:hyperlink>
        </w:p>
        <w:p w14:paraId="75C56359" w14:textId="11FD1B84" w:rsidR="00FE1789" w:rsidRDefault="00FE1789">
          <w:pPr>
            <w:pStyle w:val="TOC1"/>
            <w:rPr>
              <w:rFonts w:eastAsiaTheme="minorEastAsia"/>
              <w:noProof/>
              <w:sz w:val="24"/>
              <w:szCs w:val="24"/>
              <w:lang w:val="en-CA"/>
            </w:rPr>
          </w:pPr>
          <w:hyperlink w:anchor="_Toc143461147" w:history="1">
            <w:r w:rsidRPr="00BC5AF2">
              <w:rPr>
                <w:rStyle w:val="Hyperlink"/>
                <w:rFonts w:ascii="Times New Roman" w:hAnsi="Times New Roman" w:cs="Times New Roman"/>
                <w:b/>
                <w:bCs/>
                <w:noProof/>
              </w:rPr>
              <w:t>Conclusions</w:t>
            </w:r>
            <w:r>
              <w:rPr>
                <w:noProof/>
                <w:webHidden/>
              </w:rPr>
              <w:tab/>
            </w:r>
            <w:r>
              <w:rPr>
                <w:noProof/>
                <w:webHidden/>
              </w:rPr>
              <w:fldChar w:fldCharType="begin"/>
            </w:r>
            <w:r>
              <w:rPr>
                <w:noProof/>
                <w:webHidden/>
              </w:rPr>
              <w:instrText xml:space="preserve"> PAGEREF _Toc143461147 \h </w:instrText>
            </w:r>
            <w:r>
              <w:rPr>
                <w:noProof/>
                <w:webHidden/>
              </w:rPr>
            </w:r>
            <w:r>
              <w:rPr>
                <w:noProof/>
                <w:webHidden/>
              </w:rPr>
              <w:fldChar w:fldCharType="separate"/>
            </w:r>
            <w:r>
              <w:rPr>
                <w:noProof/>
                <w:webHidden/>
              </w:rPr>
              <w:t>28</w:t>
            </w:r>
            <w:r>
              <w:rPr>
                <w:noProof/>
                <w:webHidden/>
              </w:rPr>
              <w:fldChar w:fldCharType="end"/>
            </w:r>
          </w:hyperlink>
        </w:p>
        <w:p w14:paraId="30814944" w14:textId="03959189" w:rsidR="00FE1789" w:rsidRDefault="00FE1789">
          <w:pPr>
            <w:pStyle w:val="TOC1"/>
            <w:rPr>
              <w:rFonts w:eastAsiaTheme="minorEastAsia"/>
              <w:noProof/>
              <w:sz w:val="24"/>
              <w:szCs w:val="24"/>
              <w:lang w:val="en-CA"/>
            </w:rPr>
          </w:pPr>
          <w:hyperlink w:anchor="_Toc143461148" w:history="1">
            <w:r w:rsidRPr="00BC5AF2">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_Toc143461148 \h </w:instrText>
            </w:r>
            <w:r>
              <w:rPr>
                <w:noProof/>
                <w:webHidden/>
              </w:rPr>
            </w:r>
            <w:r>
              <w:rPr>
                <w:noProof/>
                <w:webHidden/>
              </w:rPr>
              <w:fldChar w:fldCharType="separate"/>
            </w:r>
            <w:r>
              <w:rPr>
                <w:noProof/>
                <w:webHidden/>
              </w:rPr>
              <w:t>29</w:t>
            </w:r>
            <w:r>
              <w:rPr>
                <w:noProof/>
                <w:webHidden/>
              </w:rPr>
              <w:fldChar w:fldCharType="end"/>
            </w:r>
          </w:hyperlink>
        </w:p>
        <w:p w14:paraId="375CB3B6" w14:textId="6AE479D0" w:rsidR="00B0480A" w:rsidRPr="00C44BAE" w:rsidRDefault="00B0480A" w:rsidP="00713ADC">
          <w:pPr>
            <w:spacing w:line="480" w:lineRule="auto"/>
            <w:jc w:val="both"/>
            <w:rPr>
              <w:rFonts w:ascii="Times New Roman" w:hAnsi="Times New Roman" w:cs="Times New Roman"/>
            </w:rPr>
          </w:pPr>
          <w:r w:rsidRPr="00713ADC">
            <w:rPr>
              <w:rFonts w:ascii="Times New Roman" w:hAnsi="Times New Roman" w:cs="Times New Roman"/>
              <w:b/>
              <w:bCs/>
              <w:noProof/>
              <w:sz w:val="24"/>
              <w:szCs w:val="24"/>
            </w:rPr>
            <w:fldChar w:fldCharType="end"/>
          </w:r>
        </w:p>
      </w:sdtContent>
    </w:sdt>
    <w:p w14:paraId="20468731" w14:textId="612CC790" w:rsidR="00C17096" w:rsidRDefault="00C17096" w:rsidP="006B6430">
      <w:pPr>
        <w:spacing w:line="480" w:lineRule="auto"/>
        <w:rPr>
          <w:rFonts w:ascii="Times New Roman" w:hAnsi="Times New Roman" w:cs="Times New Roman"/>
          <w:b/>
          <w:bCs/>
        </w:rPr>
      </w:pPr>
      <w:r>
        <w:rPr>
          <w:rFonts w:ascii="Times New Roman" w:hAnsi="Times New Roman" w:cs="Times New Roman"/>
          <w:b/>
          <w:bCs/>
        </w:rPr>
        <w:br w:type="page"/>
      </w:r>
    </w:p>
    <w:p w14:paraId="0DF0BF86" w14:textId="77777777" w:rsidR="00FD5523" w:rsidRPr="00C44BAE" w:rsidRDefault="00FD5523" w:rsidP="00713ADC">
      <w:pPr>
        <w:pStyle w:val="TOC1"/>
      </w:pPr>
    </w:p>
    <w:p w14:paraId="36D1A923" w14:textId="77777777" w:rsidR="00CC270F" w:rsidRPr="00C44BAE" w:rsidRDefault="4FD80228" w:rsidP="006B6430">
      <w:pPr>
        <w:pStyle w:val="Heading1"/>
        <w:spacing w:line="480" w:lineRule="auto"/>
        <w:jc w:val="both"/>
        <w:rPr>
          <w:rFonts w:ascii="Times New Roman" w:hAnsi="Times New Roman" w:cs="Times New Roman"/>
          <w:b/>
          <w:bCs/>
        </w:rPr>
      </w:pPr>
      <w:bookmarkStart w:id="7" w:name="_Toc1984839431"/>
      <w:bookmarkStart w:id="8" w:name="_Toc143461120"/>
      <w:r w:rsidRPr="00C44BAE">
        <w:rPr>
          <w:rFonts w:ascii="Times New Roman" w:hAnsi="Times New Roman" w:cs="Times New Roman"/>
          <w:b/>
          <w:bCs/>
        </w:rPr>
        <w:t>Executive Summary</w:t>
      </w:r>
      <w:bookmarkEnd w:id="7"/>
      <w:bookmarkEnd w:id="8"/>
    </w:p>
    <w:p w14:paraId="77CBF37F" w14:textId="11A2A878" w:rsidR="00FE3B59" w:rsidRPr="008451A4" w:rsidRDefault="60771AA9" w:rsidP="006B6430">
      <w:pPr>
        <w:spacing w:line="480" w:lineRule="auto"/>
        <w:jc w:val="both"/>
        <w:rPr>
          <w:rFonts w:ascii="Times New Roman" w:eastAsiaTheme="minorEastAsia" w:hAnsi="Times New Roman" w:cs="Times New Roman"/>
          <w:sz w:val="24"/>
          <w:szCs w:val="24"/>
        </w:rPr>
      </w:pPr>
      <w:r w:rsidRPr="008451A4">
        <w:rPr>
          <w:rFonts w:ascii="Times New Roman" w:eastAsiaTheme="minorEastAsia" w:hAnsi="Times New Roman" w:cs="Times New Roman"/>
          <w:sz w:val="24"/>
          <w:szCs w:val="24"/>
        </w:rPr>
        <w:t xml:space="preserve">In recent times, banks and other lending institutions have witnessed a surge in consumer credit debt including credit card debt. Canada’s total consumer debt as of the end of Q1 2023 stood at </w:t>
      </w:r>
      <w:bookmarkStart w:id="9" w:name="_Int_FMWZll6X"/>
      <w:r w:rsidRPr="008451A4">
        <w:rPr>
          <w:rFonts w:ascii="Times New Roman" w:eastAsiaTheme="minorEastAsia" w:hAnsi="Times New Roman" w:cs="Times New Roman"/>
          <w:sz w:val="24"/>
          <w:szCs w:val="24"/>
        </w:rPr>
        <w:t>$2.37 trillion</w:t>
      </w:r>
      <w:bookmarkEnd w:id="9"/>
      <w:r w:rsidRPr="008451A4">
        <w:rPr>
          <w:rFonts w:ascii="Times New Roman" w:eastAsiaTheme="minorEastAsia" w:hAnsi="Times New Roman" w:cs="Times New Roman"/>
          <w:sz w:val="24"/>
          <w:szCs w:val="24"/>
        </w:rPr>
        <w:t xml:space="preserve"> while that of the United States of America (USA) stood at </w:t>
      </w:r>
      <w:bookmarkStart w:id="10" w:name="_Int_DbNdM4MD"/>
      <w:r w:rsidRPr="008451A4">
        <w:rPr>
          <w:rFonts w:ascii="Times New Roman" w:eastAsiaTheme="minorEastAsia" w:hAnsi="Times New Roman" w:cs="Times New Roman"/>
          <w:sz w:val="24"/>
          <w:szCs w:val="24"/>
        </w:rPr>
        <w:t>$17 trillion</w:t>
      </w:r>
      <w:bookmarkEnd w:id="10"/>
      <w:r w:rsidRPr="008451A4">
        <w:rPr>
          <w:rFonts w:ascii="Times New Roman" w:eastAsiaTheme="minorEastAsia" w:hAnsi="Times New Roman" w:cs="Times New Roman"/>
          <w:sz w:val="24"/>
          <w:szCs w:val="24"/>
        </w:rPr>
        <w:t xml:space="preserve">. The total credit card debt of Canada as of the end of 2022 was </w:t>
      </w:r>
      <w:bookmarkStart w:id="11" w:name="_Int_PjWV9k1R"/>
      <w:r w:rsidRPr="008451A4">
        <w:rPr>
          <w:rFonts w:ascii="Times New Roman" w:eastAsiaTheme="minorEastAsia" w:hAnsi="Times New Roman" w:cs="Times New Roman"/>
          <w:sz w:val="24"/>
          <w:szCs w:val="24"/>
        </w:rPr>
        <w:t>$100 billion</w:t>
      </w:r>
      <w:bookmarkEnd w:id="11"/>
      <w:r w:rsidRPr="008451A4">
        <w:rPr>
          <w:rFonts w:ascii="Times New Roman" w:eastAsiaTheme="minorEastAsia" w:hAnsi="Times New Roman" w:cs="Times New Roman"/>
          <w:sz w:val="24"/>
          <w:szCs w:val="24"/>
        </w:rPr>
        <w:t xml:space="preserve"> while that of the USA </w:t>
      </w:r>
      <w:r w:rsidR="00843A8A" w:rsidRPr="008451A4">
        <w:rPr>
          <w:rFonts w:ascii="Times New Roman" w:eastAsiaTheme="minorEastAsia" w:hAnsi="Times New Roman" w:cs="Times New Roman"/>
          <w:sz w:val="24"/>
          <w:szCs w:val="24"/>
        </w:rPr>
        <w:t xml:space="preserve">was </w:t>
      </w:r>
      <w:r w:rsidRPr="008451A4">
        <w:rPr>
          <w:rFonts w:ascii="Times New Roman" w:eastAsiaTheme="minorEastAsia" w:hAnsi="Times New Roman" w:cs="Times New Roman"/>
          <w:sz w:val="24"/>
          <w:szCs w:val="24"/>
        </w:rPr>
        <w:t xml:space="preserve">$1 trillion. </w:t>
      </w:r>
    </w:p>
    <w:p w14:paraId="50BA8D46" w14:textId="77777777" w:rsidR="0025341D" w:rsidRPr="008451A4" w:rsidRDefault="4FD80228" w:rsidP="006B6430">
      <w:pPr>
        <w:spacing w:line="480" w:lineRule="auto"/>
        <w:jc w:val="both"/>
        <w:rPr>
          <w:rFonts w:ascii="Times New Roman" w:eastAsiaTheme="minorEastAsia" w:hAnsi="Times New Roman" w:cs="Times New Roman"/>
          <w:sz w:val="24"/>
          <w:szCs w:val="24"/>
        </w:rPr>
      </w:pPr>
      <w:r w:rsidRPr="008451A4">
        <w:rPr>
          <w:rFonts w:ascii="Times New Roman" w:eastAsiaTheme="minorEastAsia" w:hAnsi="Times New Roman" w:cs="Times New Roman"/>
          <w:sz w:val="24"/>
          <w:szCs w:val="24"/>
        </w:rPr>
        <w:t xml:space="preserve">Our project is to construct an advanced analytics model aimed at predicting credit card default. It serves as a valuable tool for banks and credit lending institutions, offering insights into the key risk factors to consider </w:t>
      </w:r>
      <w:r w:rsidR="00362F83" w:rsidRPr="008451A4">
        <w:rPr>
          <w:rFonts w:ascii="Times New Roman" w:eastAsiaTheme="minorEastAsia" w:hAnsi="Times New Roman" w:cs="Times New Roman"/>
          <w:sz w:val="24"/>
          <w:szCs w:val="24"/>
        </w:rPr>
        <w:t xml:space="preserve">in managing existing customers and </w:t>
      </w:r>
      <w:r w:rsidRPr="008451A4">
        <w:rPr>
          <w:rFonts w:ascii="Times New Roman" w:eastAsiaTheme="minorEastAsia" w:hAnsi="Times New Roman" w:cs="Times New Roman"/>
          <w:sz w:val="24"/>
          <w:szCs w:val="24"/>
        </w:rPr>
        <w:t>before credit card approval decisions</w:t>
      </w:r>
      <w:r w:rsidR="00362F83" w:rsidRPr="008451A4">
        <w:rPr>
          <w:rFonts w:ascii="Times New Roman" w:eastAsiaTheme="minorEastAsia" w:hAnsi="Times New Roman" w:cs="Times New Roman"/>
          <w:sz w:val="24"/>
          <w:szCs w:val="24"/>
        </w:rPr>
        <w:t xml:space="preserve"> for new customers</w:t>
      </w:r>
      <w:r w:rsidRPr="008451A4">
        <w:rPr>
          <w:rFonts w:ascii="Times New Roman" w:eastAsiaTheme="minorEastAsia" w:hAnsi="Times New Roman" w:cs="Times New Roman"/>
          <w:sz w:val="24"/>
          <w:szCs w:val="24"/>
        </w:rPr>
        <w:t xml:space="preserve">. By leveraging this predictive model, potential factors contributing to repayment defaults can be proactively identified and managed, contributing to more informed lending practices. This work is a pivotal component of our journey towards attaining a postgraduate certificate in Business Analytics and Insights from Centennial College's esteemed Business School, situated within the context of the Canadian financial landscape. The culmination of rigorous research and practical implementation, this capstone project demonstrates our proficiency in applying cutting-edge analytical techniques to real-world scenarios. For this endeavor, we harnessed a comprehensive dataset of credit card customers in Taiwan, thoughtfully curated from open-source repositories. With meticulous attention to detail, we meticulously navigated each stage of the model-building process, encompassing data preprocessing, feature engineering, algorithm selection, model training, and validation. This project encapsulates the essence of modern analytics practices and their application to a critical financial domain. Through </w:t>
      </w:r>
      <w:r w:rsidRPr="008451A4">
        <w:rPr>
          <w:rFonts w:ascii="Times New Roman" w:eastAsiaTheme="minorEastAsia" w:hAnsi="Times New Roman" w:cs="Times New Roman"/>
          <w:sz w:val="24"/>
          <w:szCs w:val="24"/>
        </w:rPr>
        <w:lastRenderedPageBreak/>
        <w:t>this document, we aim to articulate the intricate nuances of our approach, unveil the transformative insights gained, and underscore the profound implications for credit risk management. This endeavor stands as a testament to our dedication, skills, and ability to contribute meaningfully to the field of business analytics, all while fulfilling the requirements for graduation from Centennial College's Business School.</w:t>
      </w:r>
      <w:bookmarkStart w:id="12" w:name="_Toc141729752"/>
    </w:p>
    <w:p w14:paraId="466E5FB3" w14:textId="64273F76" w:rsidR="60771AA9" w:rsidRPr="0025341D" w:rsidRDefault="4FD80228" w:rsidP="006B6430">
      <w:pPr>
        <w:pStyle w:val="Heading1"/>
        <w:spacing w:line="480" w:lineRule="auto"/>
        <w:rPr>
          <w:b/>
          <w:bCs/>
        </w:rPr>
      </w:pPr>
      <w:bookmarkStart w:id="13" w:name="_Toc143461121"/>
      <w:r w:rsidRPr="0025341D">
        <w:rPr>
          <w:rStyle w:val="Heading1Char"/>
          <w:b/>
          <w:bCs/>
        </w:rPr>
        <w:t>Introduction</w:t>
      </w:r>
      <w:bookmarkEnd w:id="12"/>
      <w:bookmarkEnd w:id="13"/>
    </w:p>
    <w:p w14:paraId="382780EF" w14:textId="6DF89415" w:rsidR="00A61C63" w:rsidRPr="00C44BAE" w:rsidRDefault="4FD80228" w:rsidP="006B6430">
      <w:pPr>
        <w:pStyle w:val="Heading2"/>
        <w:spacing w:line="480" w:lineRule="auto"/>
        <w:jc w:val="both"/>
        <w:rPr>
          <w:rFonts w:ascii="Times New Roman" w:eastAsiaTheme="minorEastAsia" w:hAnsi="Times New Roman" w:cs="Times New Roman"/>
          <w:b/>
          <w:bCs/>
        </w:rPr>
      </w:pPr>
      <w:bookmarkStart w:id="14" w:name="_Toc2125662889"/>
      <w:bookmarkStart w:id="15" w:name="_Toc143461122"/>
      <w:r w:rsidRPr="00C44BAE">
        <w:rPr>
          <w:rFonts w:ascii="Times New Roman" w:hAnsi="Times New Roman" w:cs="Times New Roman"/>
        </w:rPr>
        <w:t>Background</w:t>
      </w:r>
      <w:bookmarkEnd w:id="14"/>
      <w:bookmarkEnd w:id="15"/>
    </w:p>
    <w:p w14:paraId="2E397595" w14:textId="210E1D48" w:rsidR="0016219E" w:rsidRPr="0025341D" w:rsidRDefault="00F23383" w:rsidP="006B6430">
      <w:pPr>
        <w:spacing w:line="480" w:lineRule="auto"/>
        <w:jc w:val="both"/>
        <w:rPr>
          <w:rFonts w:ascii="Times New Roman" w:eastAsiaTheme="minorEastAsia" w:hAnsi="Times New Roman" w:cs="Times New Roman"/>
          <w:sz w:val="24"/>
          <w:szCs w:val="24"/>
        </w:rPr>
      </w:pPr>
      <w:bookmarkStart w:id="16" w:name="_Hlk143435203"/>
      <w:r w:rsidRPr="0025341D">
        <w:rPr>
          <w:rFonts w:ascii="Times New Roman" w:eastAsiaTheme="minorEastAsia" w:hAnsi="Times New Roman" w:cs="Times New Roman"/>
          <w:sz w:val="24"/>
          <w:szCs w:val="24"/>
        </w:rPr>
        <w:t xml:space="preserve">Credit card default risk has become a serious concern to lenders and the financial system at large. </w:t>
      </w:r>
      <w:r w:rsidR="009473E6" w:rsidRPr="0025341D">
        <w:rPr>
          <w:rFonts w:ascii="Times New Roman" w:eastAsiaTheme="minorEastAsia" w:hAnsi="Times New Roman" w:cs="Times New Roman"/>
          <w:sz w:val="24"/>
          <w:szCs w:val="24"/>
        </w:rPr>
        <w:t xml:space="preserve">This project </w:t>
      </w:r>
      <w:r w:rsidR="00832023" w:rsidRPr="0025341D">
        <w:rPr>
          <w:rFonts w:ascii="Times New Roman" w:eastAsiaTheme="minorEastAsia" w:hAnsi="Times New Roman" w:cs="Times New Roman"/>
          <w:sz w:val="24"/>
          <w:szCs w:val="24"/>
        </w:rPr>
        <w:t xml:space="preserve">recommends that </w:t>
      </w:r>
      <w:r w:rsidR="00793F83" w:rsidRPr="0025341D">
        <w:rPr>
          <w:rFonts w:ascii="Times New Roman" w:eastAsiaTheme="minorEastAsia" w:hAnsi="Times New Roman" w:cs="Times New Roman"/>
          <w:sz w:val="24"/>
          <w:szCs w:val="24"/>
        </w:rPr>
        <w:t xml:space="preserve">banks and other credit lending institutions </w:t>
      </w:r>
      <w:r w:rsidR="005B1CD8" w:rsidRPr="0025341D">
        <w:rPr>
          <w:rFonts w:ascii="Times New Roman" w:eastAsiaTheme="minorEastAsia" w:hAnsi="Times New Roman" w:cs="Times New Roman"/>
          <w:sz w:val="24"/>
          <w:szCs w:val="24"/>
        </w:rPr>
        <w:t>implement</w:t>
      </w:r>
      <w:r w:rsidR="005766BA" w:rsidRPr="0025341D">
        <w:rPr>
          <w:rFonts w:ascii="Times New Roman" w:eastAsiaTheme="minorEastAsia" w:hAnsi="Times New Roman" w:cs="Times New Roman"/>
          <w:sz w:val="24"/>
          <w:szCs w:val="24"/>
        </w:rPr>
        <w:t xml:space="preserve"> </w:t>
      </w:r>
      <w:r w:rsidR="007C0287" w:rsidRPr="0025341D">
        <w:rPr>
          <w:rFonts w:ascii="Times New Roman" w:eastAsiaTheme="minorEastAsia" w:hAnsi="Times New Roman" w:cs="Times New Roman"/>
          <w:sz w:val="24"/>
          <w:szCs w:val="24"/>
        </w:rPr>
        <w:t xml:space="preserve">predictive analytics </w:t>
      </w:r>
      <w:r w:rsidR="002E43FA" w:rsidRPr="0025341D">
        <w:rPr>
          <w:rFonts w:ascii="Times New Roman" w:eastAsiaTheme="minorEastAsia" w:hAnsi="Times New Roman" w:cs="Times New Roman"/>
          <w:sz w:val="24"/>
          <w:szCs w:val="24"/>
        </w:rPr>
        <w:t>models</w:t>
      </w:r>
      <w:r w:rsidR="007C0287" w:rsidRPr="0025341D">
        <w:rPr>
          <w:rFonts w:ascii="Times New Roman" w:eastAsiaTheme="minorEastAsia" w:hAnsi="Times New Roman" w:cs="Times New Roman"/>
          <w:sz w:val="24"/>
          <w:szCs w:val="24"/>
        </w:rPr>
        <w:t xml:space="preserve"> to </w:t>
      </w:r>
      <w:r w:rsidR="00AB67BF" w:rsidRPr="0025341D">
        <w:rPr>
          <w:rFonts w:ascii="Times New Roman" w:eastAsiaTheme="minorEastAsia" w:hAnsi="Times New Roman" w:cs="Times New Roman"/>
          <w:sz w:val="24"/>
          <w:szCs w:val="24"/>
        </w:rPr>
        <w:t xml:space="preserve">manage and mitigate </w:t>
      </w:r>
      <w:r w:rsidR="00FD26BE" w:rsidRPr="0025341D">
        <w:rPr>
          <w:rFonts w:ascii="Times New Roman" w:eastAsiaTheme="minorEastAsia" w:hAnsi="Times New Roman" w:cs="Times New Roman"/>
          <w:sz w:val="24"/>
          <w:szCs w:val="24"/>
        </w:rPr>
        <w:t>credit risk</w:t>
      </w:r>
      <w:r w:rsidR="002E43FA" w:rsidRPr="0025341D">
        <w:rPr>
          <w:rFonts w:ascii="Times New Roman" w:eastAsiaTheme="minorEastAsia" w:hAnsi="Times New Roman" w:cs="Times New Roman"/>
          <w:sz w:val="24"/>
          <w:szCs w:val="24"/>
        </w:rPr>
        <w:t xml:space="preserve">. </w:t>
      </w:r>
      <w:r w:rsidR="007C0287" w:rsidRPr="0025341D">
        <w:rPr>
          <w:rFonts w:ascii="Times New Roman" w:eastAsiaTheme="minorEastAsia" w:hAnsi="Times New Roman" w:cs="Times New Roman"/>
          <w:sz w:val="24"/>
          <w:szCs w:val="24"/>
        </w:rPr>
        <w:t xml:space="preserve"> </w:t>
      </w:r>
      <w:r w:rsidR="00EC045A" w:rsidRPr="0025341D">
        <w:rPr>
          <w:rFonts w:ascii="Times New Roman" w:eastAsiaTheme="minorEastAsia" w:hAnsi="Times New Roman" w:cs="Times New Roman"/>
          <w:sz w:val="24"/>
          <w:szCs w:val="24"/>
        </w:rPr>
        <w:t xml:space="preserve">We intend to build a model that can help to predict credit card </w:t>
      </w:r>
      <w:r w:rsidRPr="0025341D">
        <w:rPr>
          <w:rFonts w:ascii="Times New Roman" w:eastAsiaTheme="minorEastAsia" w:hAnsi="Times New Roman" w:cs="Times New Roman"/>
          <w:sz w:val="24"/>
          <w:szCs w:val="24"/>
        </w:rPr>
        <w:t xml:space="preserve">payment </w:t>
      </w:r>
      <w:r w:rsidR="00EC045A" w:rsidRPr="0025341D">
        <w:rPr>
          <w:rFonts w:ascii="Times New Roman" w:eastAsiaTheme="minorEastAsia" w:hAnsi="Times New Roman" w:cs="Times New Roman"/>
          <w:sz w:val="24"/>
          <w:szCs w:val="24"/>
        </w:rPr>
        <w:t>default by customers thereby posing credit risk to the financial system. The model will help banks and other lenders identify risk factors in credit card customers and how to manage the risk</w:t>
      </w:r>
      <w:bookmarkEnd w:id="16"/>
      <w:r w:rsidR="00EC045A" w:rsidRPr="0025341D">
        <w:rPr>
          <w:rFonts w:ascii="Times New Roman" w:eastAsiaTheme="minorEastAsia" w:hAnsi="Times New Roman" w:cs="Times New Roman"/>
          <w:sz w:val="24"/>
          <w:szCs w:val="24"/>
        </w:rPr>
        <w:t xml:space="preserve">. </w:t>
      </w:r>
    </w:p>
    <w:p w14:paraId="784B6A1D" w14:textId="397DE7FC" w:rsidR="0016219E" w:rsidRPr="00C44BAE" w:rsidRDefault="4FD80228" w:rsidP="006B6430">
      <w:pPr>
        <w:pStyle w:val="Heading2"/>
        <w:spacing w:line="480" w:lineRule="auto"/>
        <w:jc w:val="both"/>
        <w:rPr>
          <w:rFonts w:ascii="Times New Roman" w:eastAsiaTheme="minorEastAsia" w:hAnsi="Times New Roman" w:cs="Times New Roman"/>
          <w:b/>
          <w:bCs/>
        </w:rPr>
      </w:pPr>
      <w:bookmarkStart w:id="17" w:name="_Toc1917762489"/>
      <w:bookmarkStart w:id="18" w:name="_Toc143461123"/>
      <w:r w:rsidRPr="00C44BAE">
        <w:rPr>
          <w:rFonts w:ascii="Times New Roman" w:hAnsi="Times New Roman" w:cs="Times New Roman"/>
        </w:rPr>
        <w:t>Problem Statement</w:t>
      </w:r>
      <w:bookmarkEnd w:id="17"/>
      <w:bookmarkEnd w:id="18"/>
    </w:p>
    <w:p w14:paraId="70AC7B0A" w14:textId="1A8B5505" w:rsidR="00EC045A" w:rsidRPr="0025341D" w:rsidRDefault="60771AA9" w:rsidP="006B6430">
      <w:pPr>
        <w:spacing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As Canada’s economy continues to face difficult times, the number of individuals and corporations who apply to obtain and use credit cards across the country continues to rise. According to Equifax, as of the end of Q1 2023, Canada’s total consumer debt climbed to $ 2.37 trillion as consumers lean on credit cards. In the same vein, the number of credit cards issued in Q4 increased by 15.3% year-on-year, and almost 1.4 million new credit cards were issued. The rise in total credit card debt comes with the problem of customers’ default on payment for the amount used thereby posing a credit risk to the financial industry and the economy at large. </w:t>
      </w:r>
    </w:p>
    <w:p w14:paraId="23F92A57" w14:textId="193E0FCF" w:rsidR="00EC045A" w:rsidRPr="00C44BAE" w:rsidRDefault="4FD80228" w:rsidP="006B6430">
      <w:pPr>
        <w:pStyle w:val="Heading2"/>
        <w:spacing w:line="480" w:lineRule="auto"/>
        <w:jc w:val="both"/>
        <w:rPr>
          <w:rFonts w:ascii="Times New Roman" w:eastAsiaTheme="minorEastAsia" w:hAnsi="Times New Roman" w:cs="Times New Roman"/>
          <w:b/>
          <w:bCs/>
        </w:rPr>
      </w:pPr>
      <w:bookmarkStart w:id="19" w:name="_Toc705899118"/>
      <w:bookmarkStart w:id="20" w:name="_Toc143461124"/>
      <w:r w:rsidRPr="00C44BAE">
        <w:rPr>
          <w:rFonts w:ascii="Times New Roman" w:hAnsi="Times New Roman" w:cs="Times New Roman"/>
        </w:rPr>
        <w:lastRenderedPageBreak/>
        <w:t>Objectives and Metrics</w:t>
      </w:r>
      <w:bookmarkEnd w:id="19"/>
      <w:bookmarkEnd w:id="20"/>
    </w:p>
    <w:p w14:paraId="62E03BFC" w14:textId="77777777" w:rsidR="005739B1" w:rsidRPr="0025341D" w:rsidRDefault="005739B1" w:rsidP="006B6430">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The cost of living is on the rise and the total household debt in debt stock continues to pile and the total number of Canadians with access to credit increased to about 30.6 million as of the end of Q1 2023. The number of subprime consumers who are in the risk tiers increased by 8.3% and this constituted the largest growth. Total outstanding credit balances increased by 5.6% in Q1 2023. Credit card consumer balances grew by 11.36% in Q1 2023 representing the highest growth in a long time. However, prime consumers still constitute about three-quarters of the consumers indicating a relatively healthy distribution of credit consumers. Despite this, the delinquency rate on credit balances increased by 5.99% YoY in Q1 2023 and this therefore becomes imperative to make predictions to proactively identify consumers who are potential defaulters and manage the credit risk associated with such consumers.  </w:t>
      </w:r>
    </w:p>
    <w:p w14:paraId="55C7A83B" w14:textId="22BC20A4" w:rsidR="00B554DF" w:rsidRPr="0025341D" w:rsidRDefault="00B554DF" w:rsidP="006B6430">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The metrics that will be used to define the success of this analytics project will be geared toward achieving the objective of minimizing the financial losses arising from credit card default and improving collection rates. The following will be the primary metrics for measuring the success of the project upon implementation: </w:t>
      </w:r>
    </w:p>
    <w:p w14:paraId="678DC75B" w14:textId="562AEB2A" w:rsidR="00B554DF" w:rsidRPr="0025341D" w:rsidRDefault="00AE355F" w:rsidP="006B6430">
      <w:pPr>
        <w:pStyle w:val="Default"/>
        <w:numPr>
          <w:ilvl w:val="0"/>
          <w:numId w:val="10"/>
        </w:numPr>
        <w:spacing w:after="183" w:line="480" w:lineRule="auto"/>
        <w:jc w:val="both"/>
        <w:rPr>
          <w:rFonts w:eastAsiaTheme="minorEastAsia"/>
          <w:color w:val="auto"/>
          <w:kern w:val="2"/>
        </w:rPr>
      </w:pPr>
      <w:r w:rsidRPr="0025341D">
        <w:rPr>
          <w:rFonts w:eastAsiaTheme="minorEastAsia"/>
          <w:color w:val="auto"/>
          <w:kern w:val="2"/>
        </w:rPr>
        <w:t>Reduction in c</w:t>
      </w:r>
      <w:r w:rsidR="00B554DF" w:rsidRPr="0025341D">
        <w:rPr>
          <w:rFonts w:eastAsiaTheme="minorEastAsia"/>
          <w:color w:val="auto"/>
          <w:kern w:val="2"/>
        </w:rPr>
        <w:t xml:space="preserve">redit card default (delinquency) rate </w:t>
      </w:r>
    </w:p>
    <w:p w14:paraId="279CCC43" w14:textId="601E25C3" w:rsidR="00B554DF" w:rsidRPr="008451A4" w:rsidRDefault="00F9614D" w:rsidP="006B6430">
      <w:pPr>
        <w:pStyle w:val="Default"/>
        <w:numPr>
          <w:ilvl w:val="0"/>
          <w:numId w:val="10"/>
        </w:numPr>
        <w:spacing w:line="480" w:lineRule="auto"/>
        <w:jc w:val="both"/>
        <w:rPr>
          <w:rFonts w:eastAsiaTheme="minorEastAsia"/>
          <w:color w:val="auto"/>
          <w:kern w:val="2"/>
        </w:rPr>
      </w:pPr>
      <w:r w:rsidRPr="0025341D">
        <w:rPr>
          <w:rFonts w:eastAsiaTheme="minorEastAsia"/>
          <w:color w:val="auto"/>
          <w:kern w:val="2"/>
        </w:rPr>
        <w:t>Increase</w:t>
      </w:r>
      <w:r w:rsidR="00F7469F" w:rsidRPr="0025341D">
        <w:rPr>
          <w:rFonts w:eastAsiaTheme="minorEastAsia"/>
          <w:color w:val="auto"/>
          <w:kern w:val="2"/>
        </w:rPr>
        <w:t xml:space="preserve"> in c</w:t>
      </w:r>
      <w:r w:rsidR="00B554DF" w:rsidRPr="0025341D">
        <w:rPr>
          <w:rFonts w:eastAsiaTheme="minorEastAsia"/>
          <w:color w:val="auto"/>
          <w:kern w:val="2"/>
        </w:rPr>
        <w:t xml:space="preserve">redit card utilization and collection rate </w:t>
      </w:r>
    </w:p>
    <w:p w14:paraId="533A5F54" w14:textId="241CC625" w:rsidR="00EC045A" w:rsidRPr="00C44BAE" w:rsidRDefault="4FD80228" w:rsidP="006B6430">
      <w:pPr>
        <w:pStyle w:val="Heading2"/>
        <w:spacing w:line="480" w:lineRule="auto"/>
        <w:jc w:val="both"/>
        <w:rPr>
          <w:rFonts w:ascii="Times New Roman" w:eastAsiaTheme="minorEastAsia" w:hAnsi="Times New Roman" w:cs="Times New Roman"/>
          <w:b/>
          <w:bCs/>
        </w:rPr>
      </w:pPr>
      <w:bookmarkStart w:id="21" w:name="_Toc1784094708"/>
      <w:bookmarkStart w:id="22" w:name="_Toc143461125"/>
      <w:r w:rsidRPr="00C44BAE">
        <w:rPr>
          <w:rFonts w:ascii="Times New Roman" w:hAnsi="Times New Roman" w:cs="Times New Roman"/>
        </w:rPr>
        <w:t>Assumptions and Limitations</w:t>
      </w:r>
      <w:bookmarkEnd w:id="21"/>
      <w:bookmarkEnd w:id="22"/>
    </w:p>
    <w:p w14:paraId="5D399764" w14:textId="77777777" w:rsidR="000C6CD1" w:rsidRPr="0025341D" w:rsidRDefault="000C6CD1" w:rsidP="006B6430">
      <w:pPr>
        <w:spacing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It is assumed that the necessary data related to credit card defaults, customer behavior, and financial performance is available for analysis and decision-making. Sufficient and accurate data is crucial for effective risk assessment, identification of default risks, and evaluation of the impact of strategies used.</w:t>
      </w:r>
    </w:p>
    <w:p w14:paraId="0571AEEC" w14:textId="77777777" w:rsidR="000C6CD1" w:rsidRPr="0025341D" w:rsidRDefault="000C6CD1" w:rsidP="006B6430">
      <w:pPr>
        <w:spacing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lastRenderedPageBreak/>
        <w:t>It is assumed that the financial institution has the necessary resources, including financial, technological, and human resources, to effectively address credit card defaults. A sufficient budget, staffing, and infrastructure are essential for implementing strategies and initiatives to achieve the objectives.</w:t>
      </w:r>
    </w:p>
    <w:p w14:paraId="7B2889C0" w14:textId="7F9B83AD" w:rsidR="000C6CD1" w:rsidRPr="008451A4" w:rsidRDefault="000C6CD1" w:rsidP="008451A4">
      <w:pPr>
        <w:spacing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It is assumed that financial institutions have access to appropriate technological tools and systems to support credit risk assessment, data analysis, reporting, and customer communication. Adequate technological capabilities enable efficient and accurate implementation of strategies and initiatives.</w:t>
      </w:r>
    </w:p>
    <w:p w14:paraId="0167F382" w14:textId="77777777" w:rsidR="00EC045A" w:rsidRPr="00C44BAE" w:rsidRDefault="4FD80228" w:rsidP="006B6430">
      <w:pPr>
        <w:pStyle w:val="Heading2"/>
        <w:spacing w:line="480" w:lineRule="auto"/>
        <w:jc w:val="both"/>
        <w:rPr>
          <w:rFonts w:ascii="Times New Roman" w:eastAsiaTheme="minorEastAsia" w:hAnsi="Times New Roman" w:cs="Times New Roman"/>
          <w:b/>
          <w:bCs/>
        </w:rPr>
      </w:pPr>
      <w:bookmarkStart w:id="23" w:name="_Toc129287272"/>
      <w:bookmarkStart w:id="24" w:name="_Toc143461126"/>
      <w:r w:rsidRPr="00C44BAE">
        <w:rPr>
          <w:rFonts w:ascii="Times New Roman" w:hAnsi="Times New Roman" w:cs="Times New Roman"/>
        </w:rPr>
        <w:t>Opportunity</w:t>
      </w:r>
      <w:bookmarkEnd w:id="23"/>
      <w:bookmarkEnd w:id="24"/>
    </w:p>
    <w:p w14:paraId="638EA21B" w14:textId="0C177BE3" w:rsidR="00EC045A" w:rsidRPr="008451A4" w:rsidRDefault="60771AA9" w:rsidP="006B6430">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The business case for this project is to prevent credit losses associated with default on credit card consumers by proactively identifying the risk and managing them. This project will provide lending institutions with the opportunity to protect their financial assets</w:t>
      </w:r>
      <w:r w:rsidR="00843A8A" w:rsidRPr="0025341D">
        <w:rPr>
          <w:rFonts w:ascii="Times New Roman" w:eastAsiaTheme="minorEastAsia" w:hAnsi="Times New Roman" w:cs="Times New Roman"/>
          <w:sz w:val="24"/>
          <w:szCs w:val="24"/>
        </w:rPr>
        <w:t xml:space="preserve"> and</w:t>
      </w:r>
      <w:r w:rsidRPr="0025341D">
        <w:rPr>
          <w:rFonts w:ascii="Times New Roman" w:eastAsiaTheme="minorEastAsia" w:hAnsi="Times New Roman" w:cs="Times New Roman"/>
          <w:sz w:val="24"/>
          <w:szCs w:val="24"/>
        </w:rPr>
        <w:t xml:space="preserve"> have more liquidity for investment in better business opportunities that meet their business strategic objectives. </w:t>
      </w:r>
    </w:p>
    <w:p w14:paraId="71EDC048" w14:textId="77777777" w:rsidR="00EC045A" w:rsidRPr="00C44BAE" w:rsidRDefault="4FD80228" w:rsidP="006B6430">
      <w:pPr>
        <w:pStyle w:val="Heading2"/>
        <w:spacing w:line="480" w:lineRule="auto"/>
        <w:jc w:val="both"/>
        <w:rPr>
          <w:rFonts w:ascii="Times New Roman" w:eastAsiaTheme="minorEastAsia" w:hAnsi="Times New Roman" w:cs="Times New Roman"/>
          <w:b/>
          <w:bCs/>
        </w:rPr>
      </w:pPr>
      <w:bookmarkStart w:id="25" w:name="_Toc854136775"/>
      <w:bookmarkStart w:id="26" w:name="_Toc143461127"/>
      <w:r w:rsidRPr="00C44BAE">
        <w:rPr>
          <w:rFonts w:ascii="Times New Roman" w:hAnsi="Times New Roman" w:cs="Times New Roman"/>
        </w:rPr>
        <w:t>Target Client</w:t>
      </w:r>
      <w:bookmarkEnd w:id="25"/>
      <w:bookmarkEnd w:id="26"/>
    </w:p>
    <w:p w14:paraId="342CA859" w14:textId="7BF866A3" w:rsidR="00EC045A" w:rsidRPr="0025341D" w:rsidRDefault="00EC045A" w:rsidP="006B6430">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Our target clients are financial institutions and other lenders such as auto leasing companies, mortgage lenders, grocery stores, etc. </w:t>
      </w:r>
    </w:p>
    <w:p w14:paraId="30431E9F" w14:textId="08171AF6" w:rsidR="00EC045A" w:rsidRPr="0025341D" w:rsidRDefault="4FD80228" w:rsidP="006B6430">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Retail banks are credit institutions that finance the economy, and this is extremely linked to its proper functioning. A retail bank is therefore an economic player whose main activities are:</w:t>
      </w:r>
    </w:p>
    <w:p w14:paraId="19FA8DC2" w14:textId="77777777" w:rsidR="00EC045A" w:rsidRPr="0025341D" w:rsidRDefault="00EC045A" w:rsidP="006B6430">
      <w:pPr>
        <w:pStyle w:val="ListParagraph"/>
        <w:numPr>
          <w:ilvl w:val="0"/>
          <w:numId w:val="8"/>
        </w:num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The provision of means of payment to customers;</w:t>
      </w:r>
    </w:p>
    <w:p w14:paraId="3C1D16B5" w14:textId="77777777" w:rsidR="00EC045A" w:rsidRPr="0025341D" w:rsidRDefault="00EC045A" w:rsidP="006B6430">
      <w:pPr>
        <w:pStyle w:val="ListParagraph"/>
        <w:numPr>
          <w:ilvl w:val="0"/>
          <w:numId w:val="9"/>
        </w:num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Collection and administration or investment (savings) of funds deposited by clients;</w:t>
      </w:r>
    </w:p>
    <w:p w14:paraId="42FCDF51" w14:textId="77777777" w:rsidR="00EC045A" w:rsidRPr="0025341D" w:rsidRDefault="00EC045A" w:rsidP="006B6430">
      <w:pPr>
        <w:pStyle w:val="ListParagraph"/>
        <w:numPr>
          <w:ilvl w:val="0"/>
          <w:numId w:val="9"/>
        </w:num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 The granting of loans.</w:t>
      </w:r>
    </w:p>
    <w:p w14:paraId="1A4854AB" w14:textId="03867DBE" w:rsidR="468CDE0E" w:rsidRPr="008451A4" w:rsidRDefault="00EC045A" w:rsidP="008451A4">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As a result of these activities, Retail banking is subject to several types of risks (credit risks, operational risks, and market risks). For this capstone project, we are going to focus on credit risks. </w:t>
      </w:r>
      <w:r w:rsidRPr="0025341D">
        <w:rPr>
          <w:rFonts w:ascii="Times New Roman" w:eastAsiaTheme="minorEastAsia" w:hAnsi="Times New Roman" w:cs="Times New Roman"/>
          <w:sz w:val="24"/>
          <w:szCs w:val="24"/>
        </w:rPr>
        <w:lastRenderedPageBreak/>
        <w:t xml:space="preserve">Credit risk can be defined as the risk that the customer will no longer be able to meet the commitments he has made to the bank. This problem poses significant challenges for both cardholders and financial institutions, leading to adverse effects on personal finances, credit ratings, profitability, and economic stability. The primary issue contributing to credit card defaults is inadequate credit risk management by lenders. Addressing this problem requires implementing effective measures to improve risk assessment and mitigation strategies. </w:t>
      </w:r>
    </w:p>
    <w:p w14:paraId="0FACDB35" w14:textId="13B9605A" w:rsidR="004F5F22" w:rsidRPr="00C44BAE" w:rsidRDefault="4FD80228" w:rsidP="006B6430">
      <w:pPr>
        <w:pStyle w:val="Heading1"/>
        <w:spacing w:line="480" w:lineRule="auto"/>
        <w:jc w:val="both"/>
        <w:rPr>
          <w:rFonts w:ascii="Times New Roman" w:hAnsi="Times New Roman" w:cs="Times New Roman"/>
          <w:b/>
          <w:bCs/>
        </w:rPr>
      </w:pPr>
      <w:bookmarkStart w:id="27" w:name="_Toc1865397971"/>
      <w:bookmarkStart w:id="28" w:name="_Toc143461128"/>
      <w:r w:rsidRPr="00C44BAE">
        <w:rPr>
          <w:rFonts w:ascii="Times New Roman" w:hAnsi="Times New Roman" w:cs="Times New Roman"/>
          <w:b/>
          <w:bCs/>
        </w:rPr>
        <w:t>Model Governance</w:t>
      </w:r>
      <w:bookmarkEnd w:id="27"/>
      <w:bookmarkEnd w:id="28"/>
    </w:p>
    <w:p w14:paraId="15619DAE" w14:textId="011DF0A2" w:rsidR="36429A21" w:rsidRPr="0025341D" w:rsidRDefault="75479BCC" w:rsidP="006B6430">
      <w:pPr>
        <w:spacing w:line="480" w:lineRule="auto"/>
        <w:jc w:val="both"/>
        <w:rPr>
          <w:rFonts w:ascii="Times New Roman" w:hAnsi="Times New Roman" w:cs="Times New Roman"/>
          <w:sz w:val="24"/>
          <w:szCs w:val="24"/>
        </w:rPr>
      </w:pPr>
      <w:r w:rsidRPr="0025341D">
        <w:rPr>
          <w:rFonts w:ascii="Times New Roman" w:hAnsi="Times New Roman" w:cs="Times New Roman"/>
          <w:sz w:val="24"/>
          <w:szCs w:val="24"/>
        </w:rPr>
        <w:t xml:space="preserve">The process of constructing predictive models encompasses a series of intricate steps, including data preparation, rigorous data quality checks, feature reduction, model building, predictive analysis, and critical examination of model outcomes. </w:t>
      </w:r>
    </w:p>
    <w:p w14:paraId="4A6CA653" w14:textId="54115E19" w:rsidR="008F52DB" w:rsidRPr="0025341D" w:rsidRDefault="75479BCC" w:rsidP="006B6430">
      <w:pPr>
        <w:spacing w:line="480" w:lineRule="auto"/>
        <w:jc w:val="both"/>
        <w:rPr>
          <w:rFonts w:ascii="Times New Roman" w:hAnsi="Times New Roman" w:cs="Times New Roman"/>
          <w:sz w:val="24"/>
          <w:szCs w:val="24"/>
        </w:rPr>
      </w:pPr>
      <w:r w:rsidRPr="0025341D">
        <w:rPr>
          <w:rFonts w:ascii="Times New Roman" w:hAnsi="Times New Roman" w:cs="Times New Roman"/>
          <w:sz w:val="24"/>
          <w:szCs w:val="24"/>
        </w:rPr>
        <w:t xml:space="preserve">Model monitoring refers to the continuous process of observing and tracking the performance of a model deployed to ensure that the model performance has not materially changed from the initial prediction. It ensures that the solution continues to function well and delivers accurate results in real-world scenarios. Governance involves establishing guidelines, policies, and ethical considerations for the development, deployment, and use of an analytics model. Validation on the other hand involves assessing the performance and accuracy of the model or project. The model needs to be monitored to ensure that the return on investment by the organization is maximized. Governance helps to ensure that necessary features, steps, and procedures are followed in building the model for optimal performance and reducing potential risks of the analytics model. </w:t>
      </w:r>
    </w:p>
    <w:p w14:paraId="57234145" w14:textId="37E063B8" w:rsidR="008F52DB" w:rsidRPr="0025341D" w:rsidRDefault="4FD80228" w:rsidP="006B6430">
      <w:pPr>
        <w:spacing w:line="480" w:lineRule="auto"/>
        <w:jc w:val="both"/>
        <w:rPr>
          <w:rFonts w:ascii="Times New Roman" w:hAnsi="Times New Roman" w:cs="Times New Roman"/>
          <w:sz w:val="24"/>
          <w:szCs w:val="24"/>
        </w:rPr>
      </w:pPr>
      <w:r w:rsidRPr="0025341D">
        <w:rPr>
          <w:rFonts w:ascii="Times New Roman" w:hAnsi="Times New Roman" w:cs="Times New Roman"/>
          <w:sz w:val="24"/>
          <w:szCs w:val="24"/>
        </w:rPr>
        <w:t xml:space="preserve">Validation, Monitoring, and Governance are integral parts of this capstone project to ensure that our results are reliable, effective, and responsible for the development and after its deployment. </w:t>
      </w:r>
      <w:r w:rsidRPr="0025341D">
        <w:rPr>
          <w:rFonts w:ascii="Times New Roman" w:hAnsi="Times New Roman" w:cs="Times New Roman"/>
          <w:sz w:val="24"/>
          <w:szCs w:val="24"/>
        </w:rPr>
        <w:lastRenderedPageBreak/>
        <w:t>These practices contribute to building trust in our project's outcomes and contribute to its long-term success.</w:t>
      </w:r>
    </w:p>
    <w:p w14:paraId="129CEE3B" w14:textId="3774E243" w:rsidR="4FD80228" w:rsidRPr="00C44BAE" w:rsidRDefault="4FD80228" w:rsidP="006B6430">
      <w:pPr>
        <w:pStyle w:val="Heading1"/>
        <w:spacing w:line="480" w:lineRule="auto"/>
        <w:jc w:val="both"/>
        <w:rPr>
          <w:rFonts w:ascii="Times New Roman" w:hAnsi="Times New Roman" w:cs="Times New Roman"/>
          <w:b/>
          <w:bCs/>
        </w:rPr>
      </w:pPr>
      <w:bookmarkStart w:id="29" w:name="_Toc1970916484"/>
      <w:bookmarkStart w:id="30" w:name="_Toc143461129"/>
      <w:r w:rsidRPr="00C44BAE">
        <w:rPr>
          <w:rFonts w:ascii="Times New Roman" w:hAnsi="Times New Roman" w:cs="Times New Roman"/>
          <w:b/>
          <w:bCs/>
        </w:rPr>
        <w:t>Data Sources</w:t>
      </w:r>
      <w:bookmarkEnd w:id="29"/>
      <w:bookmarkEnd w:id="30"/>
    </w:p>
    <w:p w14:paraId="2E6E6E8A" w14:textId="77777777" w:rsidR="00045146" w:rsidRPr="00C44BAE" w:rsidRDefault="4FD80228" w:rsidP="006B6430">
      <w:pPr>
        <w:pStyle w:val="Heading2"/>
        <w:spacing w:line="480" w:lineRule="auto"/>
        <w:jc w:val="both"/>
        <w:rPr>
          <w:rFonts w:ascii="Times New Roman" w:eastAsiaTheme="minorEastAsia" w:hAnsi="Times New Roman" w:cs="Times New Roman"/>
          <w:b/>
          <w:bCs/>
        </w:rPr>
      </w:pPr>
      <w:bookmarkStart w:id="31" w:name="_Toc1181774325"/>
      <w:bookmarkStart w:id="32" w:name="_Toc143461130"/>
      <w:r w:rsidRPr="00C44BAE">
        <w:rPr>
          <w:rFonts w:ascii="Times New Roman" w:hAnsi="Times New Roman" w:cs="Times New Roman"/>
        </w:rPr>
        <w:t>Dataset Introduction</w:t>
      </w:r>
      <w:bookmarkEnd w:id="31"/>
      <w:bookmarkEnd w:id="32"/>
    </w:p>
    <w:p w14:paraId="5D93823E" w14:textId="5DA40105" w:rsidR="00045146" w:rsidRPr="0025341D" w:rsidRDefault="00045146" w:rsidP="006B6430">
      <w:pPr>
        <w:spacing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To build the predictive analytics model that will help to predict credit card default, we sourced the dataset from open sources and obtained a credit card default dataset for 2005 in Taiwan from Kaggle.  </w:t>
      </w:r>
      <w:r w:rsidR="004E5318" w:rsidRPr="0025341D">
        <w:rPr>
          <w:rFonts w:ascii="Times New Roman" w:eastAsiaTheme="minorEastAsia" w:hAnsi="Times New Roman" w:cs="Times New Roman"/>
          <w:sz w:val="24"/>
          <w:szCs w:val="24"/>
        </w:rPr>
        <w:t>The dat</w:t>
      </w:r>
      <w:r w:rsidR="003F2909" w:rsidRPr="0025341D">
        <w:rPr>
          <w:rFonts w:ascii="Times New Roman" w:eastAsiaTheme="minorEastAsia" w:hAnsi="Times New Roman" w:cs="Times New Roman"/>
          <w:sz w:val="24"/>
          <w:szCs w:val="24"/>
        </w:rPr>
        <w:t xml:space="preserve">aset </w:t>
      </w:r>
      <w:r w:rsidR="001C3E15" w:rsidRPr="0025341D">
        <w:rPr>
          <w:rFonts w:ascii="Times New Roman" w:eastAsiaTheme="minorEastAsia" w:hAnsi="Times New Roman" w:cs="Times New Roman"/>
          <w:sz w:val="24"/>
          <w:szCs w:val="24"/>
        </w:rPr>
        <w:t>has 30</w:t>
      </w:r>
      <w:r w:rsidR="00997016" w:rsidRPr="0025341D">
        <w:rPr>
          <w:rFonts w:ascii="Times New Roman" w:eastAsiaTheme="minorEastAsia" w:hAnsi="Times New Roman" w:cs="Times New Roman"/>
          <w:sz w:val="24"/>
          <w:szCs w:val="24"/>
        </w:rPr>
        <w:t>,</w:t>
      </w:r>
      <w:r w:rsidR="001C3E15" w:rsidRPr="0025341D">
        <w:rPr>
          <w:rFonts w:ascii="Times New Roman" w:eastAsiaTheme="minorEastAsia" w:hAnsi="Times New Roman" w:cs="Times New Roman"/>
          <w:sz w:val="24"/>
          <w:szCs w:val="24"/>
        </w:rPr>
        <w:t xml:space="preserve">000 observations and </w:t>
      </w:r>
      <w:r w:rsidR="00D31B0D" w:rsidRPr="0025341D">
        <w:rPr>
          <w:rFonts w:ascii="Times New Roman" w:eastAsiaTheme="minorEastAsia" w:hAnsi="Times New Roman" w:cs="Times New Roman"/>
          <w:sz w:val="24"/>
          <w:szCs w:val="24"/>
        </w:rPr>
        <w:t>25 variables as below.</w:t>
      </w:r>
    </w:p>
    <w:p w14:paraId="1908BDA5" w14:textId="5C158438" w:rsidR="00D31B0D" w:rsidRPr="0025341D" w:rsidRDefault="00D31B0D" w:rsidP="006B6430">
      <w:pPr>
        <w:pStyle w:val="BodyText"/>
        <w:tabs>
          <w:tab w:val="left" w:pos="2340"/>
        </w:tabs>
        <w:spacing w:line="480" w:lineRule="auto"/>
        <w:ind w:left="2340" w:hanging="2340"/>
        <w:jc w:val="both"/>
        <w:rPr>
          <w:rFonts w:ascii="Times New Roman" w:hAnsi="Times New Roman" w:cs="Times New Roman"/>
          <w:kern w:val="2"/>
          <w:sz w:val="24"/>
          <w:szCs w:val="24"/>
          <w:lang w:eastAsia="en-US"/>
          <w14:ligatures w14:val="standardContextual"/>
        </w:rPr>
      </w:pPr>
      <w:r w:rsidRPr="0025341D">
        <w:rPr>
          <w:rFonts w:ascii="Times New Roman" w:hAnsi="Times New Roman" w:cs="Times New Roman"/>
          <w:b/>
          <w:bCs/>
          <w:sz w:val="24"/>
          <w:szCs w:val="24"/>
        </w:rPr>
        <w:t xml:space="preserve">Variables: </w:t>
      </w:r>
      <w:r w:rsidR="00A91C99" w:rsidRPr="0025341D">
        <w:rPr>
          <w:rFonts w:ascii="Times New Roman" w:hAnsi="Times New Roman" w:cs="Times New Roman"/>
          <w:kern w:val="2"/>
          <w:sz w:val="24"/>
          <w:szCs w:val="24"/>
          <w:lang w:eastAsia="en-US"/>
          <w14:ligatures w14:val="standardContextual"/>
        </w:rPr>
        <w:t>ID</w:t>
      </w:r>
      <w:r w:rsidR="00A91C99" w:rsidRPr="0025341D">
        <w:rPr>
          <w:rFonts w:ascii="Times New Roman" w:hAnsi="Times New Roman" w:cs="Times New Roman"/>
          <w:b/>
          <w:bCs/>
          <w:sz w:val="24"/>
          <w:szCs w:val="24"/>
        </w:rPr>
        <w:t xml:space="preserve">, </w:t>
      </w:r>
      <w:proofErr w:type="spellStart"/>
      <w:r w:rsidRPr="0025341D">
        <w:rPr>
          <w:rFonts w:ascii="Times New Roman" w:hAnsi="Times New Roman" w:cs="Times New Roman"/>
          <w:kern w:val="2"/>
          <w:sz w:val="24"/>
          <w:szCs w:val="24"/>
          <w:lang w:eastAsia="en-US"/>
          <w14:ligatures w14:val="standardContextual"/>
        </w:rPr>
        <w:t>Limit_Bal</w:t>
      </w:r>
      <w:proofErr w:type="spellEnd"/>
      <w:r w:rsidRPr="0025341D">
        <w:rPr>
          <w:rFonts w:ascii="Times New Roman" w:hAnsi="Times New Roman" w:cs="Times New Roman"/>
          <w:kern w:val="2"/>
          <w:sz w:val="24"/>
          <w:szCs w:val="24"/>
          <w:lang w:eastAsia="en-US"/>
          <w14:ligatures w14:val="standardContextual"/>
        </w:rPr>
        <w:t xml:space="preserve">, Sex, Education, Age, </w:t>
      </w:r>
      <w:proofErr w:type="gramStart"/>
      <w:r w:rsidRPr="0025341D">
        <w:rPr>
          <w:rFonts w:ascii="Times New Roman" w:hAnsi="Times New Roman" w:cs="Times New Roman"/>
          <w:kern w:val="2"/>
          <w:sz w:val="24"/>
          <w:szCs w:val="24"/>
          <w:lang w:eastAsia="en-US"/>
          <w14:ligatures w14:val="standardContextual"/>
        </w:rPr>
        <w:t>Pay</w:t>
      </w:r>
      <w:proofErr w:type="gramEnd"/>
      <w:r w:rsidRPr="0025341D">
        <w:rPr>
          <w:rFonts w:ascii="Times New Roman" w:hAnsi="Times New Roman" w:cs="Times New Roman"/>
          <w:kern w:val="2"/>
          <w:sz w:val="24"/>
          <w:szCs w:val="24"/>
          <w:lang w:eastAsia="en-US"/>
          <w14:ligatures w14:val="standardContextual"/>
        </w:rPr>
        <w:t>_0, Pay_2, Pay_3, Pay_4, Pay_5, Pay_6, Bill_Amt1, Bill_Amt2, Bill_Amt3, Bill_Amt4, Bill_Amt5, Bill_Amt6, Pay_Amt1, Pay_Amt2, Pay_Amt3, Pay_Amt4, Pay_Amt5, Pay_Amt6, Default.</w:t>
      </w:r>
    </w:p>
    <w:p w14:paraId="0456A76C" w14:textId="77777777" w:rsidR="009330BA" w:rsidRPr="00C44BAE" w:rsidRDefault="00703DF7" w:rsidP="006B6430">
      <w:pPr>
        <w:pStyle w:val="Heading2"/>
        <w:tabs>
          <w:tab w:val="left" w:pos="2340"/>
        </w:tabs>
        <w:spacing w:line="480" w:lineRule="auto"/>
        <w:jc w:val="both"/>
        <w:rPr>
          <w:rFonts w:ascii="Times New Roman" w:eastAsiaTheme="minorEastAsia" w:hAnsi="Times New Roman" w:cs="Times New Roman"/>
          <w:b/>
          <w:bCs/>
        </w:rPr>
      </w:pPr>
      <w:bookmarkStart w:id="33" w:name="_Toc1069722021"/>
      <w:bookmarkStart w:id="34" w:name="_Toc143461131"/>
      <w:r w:rsidRPr="00C44BAE">
        <w:rPr>
          <w:rFonts w:ascii="Times New Roman" w:hAnsi="Times New Roman" w:cs="Times New Roman"/>
        </w:rPr>
        <w:t>Exclusions</w:t>
      </w:r>
      <w:bookmarkEnd w:id="33"/>
      <w:bookmarkEnd w:id="34"/>
    </w:p>
    <w:p w14:paraId="4940B7BD" w14:textId="7D99B8C5" w:rsidR="00A91C99" w:rsidRPr="0025341D" w:rsidRDefault="00703DF7" w:rsidP="006B6430">
      <w:pPr>
        <w:pStyle w:val="BodyText"/>
        <w:tabs>
          <w:tab w:val="left" w:pos="2340"/>
        </w:tabs>
        <w:spacing w:line="480" w:lineRule="auto"/>
        <w:ind w:left="2340" w:hanging="2340"/>
        <w:jc w:val="both"/>
        <w:rPr>
          <w:rFonts w:ascii="Times New Roman" w:hAnsi="Times New Roman" w:cs="Times New Roman"/>
          <w:kern w:val="2"/>
          <w:sz w:val="24"/>
          <w:szCs w:val="24"/>
          <w:lang w:eastAsia="en-US"/>
          <w14:ligatures w14:val="standardContextual"/>
        </w:rPr>
      </w:pPr>
      <w:r w:rsidRPr="0025341D">
        <w:rPr>
          <w:rFonts w:ascii="Times New Roman" w:hAnsi="Times New Roman" w:cs="Times New Roman"/>
          <w:kern w:val="2"/>
          <w:sz w:val="24"/>
          <w:szCs w:val="24"/>
          <w:lang w:eastAsia="en-US"/>
          <w14:ligatures w14:val="standardContextual"/>
        </w:rPr>
        <w:t xml:space="preserve"> </w:t>
      </w:r>
      <w:r w:rsidR="0082408D" w:rsidRPr="0025341D">
        <w:rPr>
          <w:rFonts w:ascii="Times New Roman" w:hAnsi="Times New Roman" w:cs="Times New Roman"/>
          <w:kern w:val="2"/>
          <w:sz w:val="24"/>
          <w:szCs w:val="24"/>
          <w:lang w:eastAsia="en-US"/>
          <w14:ligatures w14:val="standardContextual"/>
        </w:rPr>
        <w:t xml:space="preserve">Excluded </w:t>
      </w:r>
      <w:r w:rsidR="009330BA" w:rsidRPr="0025341D">
        <w:rPr>
          <w:rFonts w:ascii="Times New Roman" w:hAnsi="Times New Roman" w:cs="Times New Roman"/>
          <w:kern w:val="2"/>
          <w:sz w:val="24"/>
          <w:szCs w:val="24"/>
          <w:lang w:eastAsia="en-US"/>
          <w14:ligatures w14:val="standardContextual"/>
        </w:rPr>
        <w:t>ID from</w:t>
      </w:r>
      <w:r w:rsidR="0082408D" w:rsidRPr="0025341D">
        <w:rPr>
          <w:rFonts w:ascii="Times New Roman" w:hAnsi="Times New Roman" w:cs="Times New Roman"/>
          <w:kern w:val="2"/>
          <w:sz w:val="24"/>
          <w:szCs w:val="24"/>
          <w:lang w:eastAsia="en-US"/>
          <w14:ligatures w14:val="standardContextual"/>
        </w:rPr>
        <w:t xml:space="preserve"> the dataset </w:t>
      </w:r>
      <w:r w:rsidR="009E3BD7" w:rsidRPr="0025341D">
        <w:rPr>
          <w:rFonts w:ascii="Times New Roman" w:hAnsi="Times New Roman" w:cs="Times New Roman"/>
          <w:kern w:val="2"/>
          <w:sz w:val="24"/>
          <w:szCs w:val="24"/>
          <w:lang w:eastAsia="en-US"/>
          <w14:ligatures w14:val="standardContextual"/>
        </w:rPr>
        <w:t xml:space="preserve">during preprocessing </w:t>
      </w:r>
      <w:r w:rsidR="00851FC5" w:rsidRPr="0025341D">
        <w:rPr>
          <w:rFonts w:ascii="Times New Roman" w:hAnsi="Times New Roman" w:cs="Times New Roman"/>
          <w:kern w:val="2"/>
          <w:sz w:val="24"/>
          <w:szCs w:val="24"/>
          <w:lang w:eastAsia="en-US"/>
          <w14:ligatures w14:val="standardContextual"/>
        </w:rPr>
        <w:t xml:space="preserve">because it is not relevant </w:t>
      </w:r>
      <w:r w:rsidR="006F21B0" w:rsidRPr="0025341D">
        <w:rPr>
          <w:rFonts w:ascii="Times New Roman" w:hAnsi="Times New Roman" w:cs="Times New Roman"/>
          <w:kern w:val="2"/>
          <w:sz w:val="24"/>
          <w:szCs w:val="24"/>
          <w:lang w:eastAsia="en-US"/>
          <w14:ligatures w14:val="standardContextual"/>
        </w:rPr>
        <w:t>in buil</w:t>
      </w:r>
      <w:r w:rsidR="009330BA" w:rsidRPr="0025341D">
        <w:rPr>
          <w:rFonts w:ascii="Times New Roman" w:hAnsi="Times New Roman" w:cs="Times New Roman"/>
          <w:kern w:val="2"/>
          <w:sz w:val="24"/>
          <w:szCs w:val="24"/>
          <w:lang w:eastAsia="en-US"/>
          <w14:ligatures w14:val="standardContextual"/>
        </w:rPr>
        <w:t>ding our</w:t>
      </w:r>
      <w:r w:rsidR="0025341D">
        <w:rPr>
          <w:rFonts w:ascii="Times New Roman" w:hAnsi="Times New Roman" w:cs="Times New Roman"/>
          <w:kern w:val="2"/>
          <w:sz w:val="24"/>
          <w:szCs w:val="24"/>
          <w:lang w:eastAsia="en-US"/>
          <w14:ligatures w14:val="standardContextual"/>
        </w:rPr>
        <w:t xml:space="preserve"> </w:t>
      </w:r>
      <w:r w:rsidR="009330BA" w:rsidRPr="0025341D">
        <w:rPr>
          <w:rFonts w:ascii="Times New Roman" w:hAnsi="Times New Roman" w:cs="Times New Roman"/>
          <w:kern w:val="2"/>
          <w:sz w:val="24"/>
          <w:szCs w:val="24"/>
          <w:lang w:eastAsia="en-US"/>
          <w14:ligatures w14:val="standardContextual"/>
        </w:rPr>
        <w:t xml:space="preserve">model. </w:t>
      </w:r>
    </w:p>
    <w:p w14:paraId="1AF1CDCC" w14:textId="59100E78" w:rsidR="4FD80228" w:rsidRPr="00C44BAE" w:rsidRDefault="4FD80228" w:rsidP="006B6430">
      <w:pPr>
        <w:pStyle w:val="Heading2"/>
        <w:tabs>
          <w:tab w:val="left" w:pos="2340"/>
        </w:tabs>
        <w:spacing w:line="480" w:lineRule="auto"/>
        <w:jc w:val="both"/>
        <w:rPr>
          <w:rFonts w:ascii="Times New Roman" w:eastAsiaTheme="minorEastAsia" w:hAnsi="Times New Roman" w:cs="Times New Roman"/>
        </w:rPr>
      </w:pPr>
      <w:bookmarkStart w:id="35" w:name="_Toc1972109621"/>
      <w:bookmarkStart w:id="36" w:name="_Toc143461132"/>
      <w:r w:rsidRPr="00C44BAE">
        <w:rPr>
          <w:rFonts w:ascii="Times New Roman" w:hAnsi="Times New Roman" w:cs="Times New Roman"/>
        </w:rPr>
        <w:t>Data Dictionary</w:t>
      </w:r>
      <w:bookmarkEnd w:id="35"/>
      <w:bookmarkEnd w:id="36"/>
    </w:p>
    <w:p w14:paraId="54003363" w14:textId="77777777" w:rsidR="4FD80228" w:rsidRPr="0025341D" w:rsidRDefault="4FD80228" w:rsidP="006B6430">
      <w:pPr>
        <w:shd w:val="clear" w:color="auto" w:fill="FFFFFF" w:themeFill="background1"/>
        <w:spacing w:after="240" w:line="480" w:lineRule="auto"/>
        <w:jc w:val="both"/>
        <w:rPr>
          <w:rFonts w:ascii="Times New Roman" w:eastAsiaTheme="minorEastAsia" w:hAnsi="Times New Roman" w:cs="Times New Roman"/>
          <w:color w:val="374151"/>
          <w:sz w:val="24"/>
          <w:szCs w:val="24"/>
        </w:rPr>
      </w:pPr>
      <w:r w:rsidRPr="0025341D">
        <w:rPr>
          <w:rFonts w:ascii="Times New Roman" w:eastAsiaTheme="minorEastAsia" w:hAnsi="Times New Roman" w:cs="Times New Roman"/>
          <w:color w:val="374151"/>
          <w:sz w:val="24"/>
          <w:szCs w:val="24"/>
        </w:rPr>
        <w:t>ID: Represents a unique key that identifies each customer.</w:t>
      </w:r>
    </w:p>
    <w:p w14:paraId="02F36361" w14:textId="5992A5AF" w:rsidR="4FD80228" w:rsidRPr="008451A4" w:rsidRDefault="4FD80228" w:rsidP="008451A4">
      <w:pPr>
        <w:shd w:val="clear" w:color="auto" w:fill="FFFFFF" w:themeFill="background1"/>
        <w:spacing w:after="240" w:line="480" w:lineRule="auto"/>
        <w:jc w:val="both"/>
        <w:rPr>
          <w:rFonts w:ascii="Times New Roman" w:eastAsiaTheme="minorEastAsia" w:hAnsi="Times New Roman" w:cs="Times New Roman"/>
          <w:color w:val="374151"/>
          <w:sz w:val="24"/>
          <w:szCs w:val="24"/>
        </w:rPr>
      </w:pPr>
      <w:r w:rsidRPr="0025341D">
        <w:rPr>
          <w:rFonts w:ascii="Times New Roman" w:eastAsiaTheme="minorEastAsia" w:hAnsi="Times New Roman" w:cs="Times New Roman"/>
          <w:color w:val="374151"/>
          <w:sz w:val="24"/>
          <w:szCs w:val="24"/>
        </w:rPr>
        <w:t>PAY_0: Repayment status in September 2005 (-1=pay duly, 1=payment delay for one month, 2=payment delay for two months,8=payment delay for eight - months, 9=payment delay for nine months and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PAY_2: Repayment status in August, 2005 (scale same as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PAY_3: Repayment status in July, 2005 (scale same as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lastRenderedPageBreak/>
        <w:t>PAY_4: Repayment status in June, 2005 (scale same as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PAY_5: Repayment status in May, 2005 (scale same as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PAY_6: Repayment status in April, 2005 (scale same as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BILL_AMT1: Amount of bill statement in September,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BILL_AMT2: Amount of bill statement in August,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BILL_AMT3: Amount of bill statement in July,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BILL_AMT4: Amount of bill statement in June,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BILL_AMT5: Amount of bill statement in May,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BILL_AMT6: Amount of bill statement in April,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PAY_AMT1: Amount of previous payment in September,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PAY_AMT2: Amount of previous payment in August,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PAY_AMT3: Amount of previous payment in July,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PAY_AMT4: Amount of previous payment in June,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PAY_AMT5: Amount of previous payment in May,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PAY_AMT6: Amount of previous payment in April, 2005 (NT dollar)</w:t>
      </w:r>
    </w:p>
    <w:p w14:paraId="578B0EFB" w14:textId="48697654" w:rsidR="4FD80228"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37" w:name="_Toc2145564860"/>
      <w:bookmarkStart w:id="38" w:name="_Toc143461133"/>
      <w:r w:rsidRPr="00C44BAE">
        <w:rPr>
          <w:rFonts w:ascii="Times New Roman" w:hAnsi="Times New Roman" w:cs="Times New Roman"/>
          <w:b/>
          <w:bCs/>
        </w:rPr>
        <w:t>Data Exploration, Preparation, and Feature Engineering</w:t>
      </w:r>
      <w:bookmarkEnd w:id="37"/>
      <w:bookmarkEnd w:id="38"/>
    </w:p>
    <w:p w14:paraId="755C49E2" w14:textId="4D7BA7CC" w:rsidR="00B15AB5" w:rsidRPr="00C44BAE" w:rsidRDefault="4FD80228" w:rsidP="006B6430">
      <w:pPr>
        <w:pStyle w:val="Heading2"/>
        <w:spacing w:line="480" w:lineRule="auto"/>
        <w:jc w:val="both"/>
        <w:rPr>
          <w:rFonts w:ascii="Times New Roman" w:hAnsi="Times New Roman" w:cs="Times New Roman"/>
          <w:b/>
          <w:bCs/>
        </w:rPr>
      </w:pPr>
      <w:bookmarkStart w:id="39" w:name="_Toc940162482"/>
      <w:bookmarkStart w:id="40" w:name="_Toc143461134"/>
      <w:r w:rsidRPr="00C44BAE">
        <w:rPr>
          <w:rFonts w:ascii="Times New Roman" w:hAnsi="Times New Roman" w:cs="Times New Roman"/>
        </w:rPr>
        <w:t>Variable Level Monitoring</w:t>
      </w:r>
      <w:bookmarkEnd w:id="39"/>
      <w:bookmarkEnd w:id="40"/>
    </w:p>
    <w:p w14:paraId="2F5D6F03" w14:textId="2258FD91" w:rsidR="00773646" w:rsidRPr="0025341D" w:rsidRDefault="75479BCC" w:rsidP="006B6430">
      <w:pPr>
        <w:spacing w:line="480" w:lineRule="auto"/>
        <w:jc w:val="both"/>
        <w:rPr>
          <w:rFonts w:ascii="Times New Roman" w:hAnsi="Times New Roman" w:cs="Times New Roman"/>
          <w:sz w:val="24"/>
          <w:szCs w:val="24"/>
        </w:rPr>
      </w:pPr>
      <w:r w:rsidRPr="0025341D">
        <w:rPr>
          <w:rFonts w:ascii="Times New Roman" w:hAnsi="Times New Roman" w:cs="Times New Roman"/>
          <w:sz w:val="24"/>
          <w:szCs w:val="24"/>
        </w:rPr>
        <w:t xml:space="preserve">Variables level monitoring involves a thorough review and monitoring of each feature in the dataset to ensure data quality assurance, feature drift detection, feature importance, model performance tracking, bias, and fairness monitoring.  We monitored the quality of the variables in the dataset checking for outliers and some skewed variables. We noticed outliers and skewness in the dataset. We handled the outliers and skewness, however, six of the variables still have outliers </w:t>
      </w:r>
      <w:r w:rsidRPr="0025341D">
        <w:rPr>
          <w:rFonts w:ascii="Times New Roman" w:hAnsi="Times New Roman" w:cs="Times New Roman"/>
          <w:sz w:val="24"/>
          <w:szCs w:val="24"/>
        </w:rPr>
        <w:lastRenderedPageBreak/>
        <w:t xml:space="preserve">and skewness but are reduced to the barest minimum. There were no missing values, no Null, and no duplications in the dataset.  </w:t>
      </w:r>
    </w:p>
    <w:p w14:paraId="64EF9B61" w14:textId="69EB053C" w:rsidR="00773646" w:rsidRPr="00C44BAE" w:rsidRDefault="75479BCC" w:rsidP="006B6430">
      <w:pPr>
        <w:spacing w:line="480" w:lineRule="auto"/>
        <w:jc w:val="both"/>
        <w:rPr>
          <w:rFonts w:ascii="Times New Roman" w:hAnsi="Times New Roman" w:cs="Times New Roman"/>
        </w:rPr>
      </w:pPr>
      <w:r w:rsidRPr="0025341D">
        <w:rPr>
          <w:rFonts w:ascii="Times New Roman" w:hAnsi="Times New Roman" w:cs="Times New Roman"/>
          <w:sz w:val="24"/>
          <w:szCs w:val="24"/>
        </w:rPr>
        <w:t>Below are the screenshots of our variable-level monitoring checking outliers and skewness in the dataset before and after the treatment of outliers which are an essential part of variable-level monitoring in machine learning.</w:t>
      </w:r>
      <w:r w:rsidRPr="00C44BAE">
        <w:rPr>
          <w:rFonts w:ascii="Times New Roman" w:hAnsi="Times New Roman" w:cs="Times New Roman"/>
        </w:rPr>
        <w:t xml:space="preserve"> </w:t>
      </w:r>
    </w:p>
    <w:p w14:paraId="542242EC" w14:textId="4B41E4B2" w:rsidR="00EC7309"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002B24FF" w:rsidRPr="00C44BAE">
        <w:rPr>
          <w:rFonts w:ascii="Times New Roman" w:hAnsi="Times New Roman" w:cs="Times New Roman"/>
        </w:rPr>
        <w:fldChar w:fldCharType="begin"/>
      </w:r>
      <w:r w:rsidR="002B24FF" w:rsidRPr="00C44BAE">
        <w:rPr>
          <w:rFonts w:ascii="Times New Roman" w:hAnsi="Times New Roman" w:cs="Times New Roman"/>
        </w:rPr>
        <w:instrText xml:space="preserve"> SEQ Figure \* ARABIC </w:instrText>
      </w:r>
      <w:r w:rsidR="002B24FF" w:rsidRPr="00C44BAE">
        <w:rPr>
          <w:rFonts w:ascii="Times New Roman" w:hAnsi="Times New Roman" w:cs="Times New Roman"/>
        </w:rPr>
        <w:fldChar w:fldCharType="separate"/>
      </w:r>
      <w:r w:rsidR="004D3B77">
        <w:rPr>
          <w:rFonts w:ascii="Times New Roman" w:hAnsi="Times New Roman" w:cs="Times New Roman"/>
          <w:noProof/>
        </w:rPr>
        <w:t>1</w:t>
      </w:r>
      <w:r w:rsidR="002B24FF"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Checking for Outliers Before Treatment</w:t>
      </w:r>
    </w:p>
    <w:p w14:paraId="351771F6" w14:textId="2E78A21A" w:rsidR="00346E40" w:rsidRPr="00C44BAE" w:rsidRDefault="4210CD42" w:rsidP="006B6430">
      <w:pPr>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1FAADDD3" wp14:editId="2334EE85">
            <wp:extent cx="6381748" cy="3248025"/>
            <wp:effectExtent l="0" t="0" r="0" b="0"/>
            <wp:docPr id="216838510" name="Picture 21683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38510"/>
                    <pic:cNvPicPr/>
                  </pic:nvPicPr>
                  <pic:blipFill>
                    <a:blip r:embed="rId8">
                      <a:extLst>
                        <a:ext uri="{28A0092B-C50C-407E-A947-70E740481C1C}">
                          <a14:useLocalDpi xmlns:a14="http://schemas.microsoft.com/office/drawing/2010/main" val="0"/>
                        </a:ext>
                      </a:extLst>
                    </a:blip>
                    <a:stretch>
                      <a:fillRect/>
                    </a:stretch>
                  </pic:blipFill>
                  <pic:spPr>
                    <a:xfrm>
                      <a:off x="0" y="0"/>
                      <a:ext cx="6381748" cy="3248025"/>
                    </a:xfrm>
                    <a:prstGeom prst="rect">
                      <a:avLst/>
                    </a:prstGeom>
                  </pic:spPr>
                </pic:pic>
              </a:graphicData>
            </a:graphic>
          </wp:inline>
        </w:drawing>
      </w:r>
    </w:p>
    <w:p w14:paraId="105AB081" w14:textId="5E187BFD" w:rsidR="00615D3C"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w:t>
      </w:r>
      <w:r w:rsidR="002B24FF" w:rsidRPr="00C44BAE">
        <w:rPr>
          <w:rFonts w:ascii="Times New Roman" w:hAnsi="Times New Roman" w:cs="Times New Roman"/>
        </w:rPr>
        <w:fldChar w:fldCharType="begin"/>
      </w:r>
      <w:r w:rsidR="002B24FF" w:rsidRPr="00C44BAE">
        <w:rPr>
          <w:rFonts w:ascii="Times New Roman" w:hAnsi="Times New Roman" w:cs="Times New Roman"/>
        </w:rPr>
        <w:instrText xml:space="preserve"> SEQ Figure \* ARABIC </w:instrText>
      </w:r>
      <w:r w:rsidR="002B24FF" w:rsidRPr="00C44BAE">
        <w:rPr>
          <w:rFonts w:ascii="Times New Roman" w:hAnsi="Times New Roman" w:cs="Times New Roman"/>
        </w:rPr>
        <w:fldChar w:fldCharType="separate"/>
      </w:r>
      <w:r w:rsidR="004D3B77">
        <w:rPr>
          <w:rFonts w:ascii="Times New Roman" w:hAnsi="Times New Roman" w:cs="Times New Roman"/>
          <w:noProof/>
        </w:rPr>
        <w:t>2</w:t>
      </w:r>
      <w:r w:rsidR="002B24FF" w:rsidRPr="00C44BAE">
        <w:rPr>
          <w:rFonts w:ascii="Times New Roman" w:hAnsi="Times New Roman" w:cs="Times New Roman"/>
        </w:rPr>
        <w:fldChar w:fldCharType="end"/>
      </w:r>
      <w:r w:rsidRPr="00C44BAE">
        <w:rPr>
          <w:rFonts w:ascii="Times New Roman" w:hAnsi="Times New Roman" w:cs="Times New Roman"/>
        </w:rPr>
        <w:t>:</w:t>
      </w:r>
      <w:r w:rsidRPr="00C44BAE">
        <w:rPr>
          <w:rFonts w:ascii="Times New Roman" w:hAnsi="Times New Roman" w:cs="Times New Roman"/>
          <w:b/>
          <w:bCs/>
        </w:rPr>
        <w:t xml:space="preserve"> Checking for Outliers After Treatment</w:t>
      </w:r>
    </w:p>
    <w:p w14:paraId="67AEE908" w14:textId="77777777" w:rsidR="00F15BDA" w:rsidRPr="00C44BAE" w:rsidRDefault="4210CD42" w:rsidP="006B6430">
      <w:pPr>
        <w:keepNext/>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3CB620AB" wp14:editId="174296D4">
            <wp:extent cx="6391276" cy="3276600"/>
            <wp:effectExtent l="0" t="0" r="0" b="0"/>
            <wp:docPr id="1789122600" name="Picture 178912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122600"/>
                    <pic:cNvPicPr/>
                  </pic:nvPicPr>
                  <pic:blipFill>
                    <a:blip r:embed="rId9">
                      <a:extLst>
                        <a:ext uri="{28A0092B-C50C-407E-A947-70E740481C1C}">
                          <a14:useLocalDpi xmlns:a14="http://schemas.microsoft.com/office/drawing/2010/main" val="0"/>
                        </a:ext>
                      </a:extLst>
                    </a:blip>
                    <a:stretch>
                      <a:fillRect/>
                    </a:stretch>
                  </pic:blipFill>
                  <pic:spPr>
                    <a:xfrm>
                      <a:off x="0" y="0"/>
                      <a:ext cx="6391276" cy="3276600"/>
                    </a:xfrm>
                    <a:prstGeom prst="rect">
                      <a:avLst/>
                    </a:prstGeom>
                  </pic:spPr>
                </pic:pic>
              </a:graphicData>
            </a:graphic>
          </wp:inline>
        </w:drawing>
      </w:r>
    </w:p>
    <w:p w14:paraId="518204E4" w14:textId="609D59B5" w:rsidR="4210CD42" w:rsidRPr="00C44BAE" w:rsidRDefault="4210CD42" w:rsidP="006B6430">
      <w:pPr>
        <w:spacing w:line="480" w:lineRule="auto"/>
        <w:jc w:val="both"/>
        <w:rPr>
          <w:rFonts w:ascii="Times New Roman" w:hAnsi="Times New Roman" w:cs="Times New Roman"/>
        </w:rPr>
      </w:pPr>
    </w:p>
    <w:p w14:paraId="14E6B6A7" w14:textId="1D009B74" w:rsidR="00615D3C"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002B24FF" w:rsidRPr="00C44BAE">
        <w:rPr>
          <w:rFonts w:ascii="Times New Roman" w:hAnsi="Times New Roman" w:cs="Times New Roman"/>
        </w:rPr>
        <w:fldChar w:fldCharType="begin"/>
      </w:r>
      <w:r w:rsidR="002B24FF" w:rsidRPr="00C44BAE">
        <w:rPr>
          <w:rFonts w:ascii="Times New Roman" w:hAnsi="Times New Roman" w:cs="Times New Roman"/>
        </w:rPr>
        <w:instrText xml:space="preserve"> SEQ Figure \* ARABIC </w:instrText>
      </w:r>
      <w:r w:rsidR="002B24FF" w:rsidRPr="00C44BAE">
        <w:rPr>
          <w:rFonts w:ascii="Times New Roman" w:hAnsi="Times New Roman" w:cs="Times New Roman"/>
        </w:rPr>
        <w:fldChar w:fldCharType="separate"/>
      </w:r>
      <w:r w:rsidR="004D3B77">
        <w:rPr>
          <w:rFonts w:ascii="Times New Roman" w:hAnsi="Times New Roman" w:cs="Times New Roman"/>
          <w:noProof/>
        </w:rPr>
        <w:t>3</w:t>
      </w:r>
      <w:r w:rsidR="002B24FF" w:rsidRPr="00C44BAE">
        <w:rPr>
          <w:rFonts w:ascii="Times New Roman" w:hAnsi="Times New Roman" w:cs="Times New Roman"/>
        </w:rPr>
        <w:fldChar w:fldCharType="end"/>
      </w:r>
      <w:r w:rsidRPr="00C44BAE">
        <w:rPr>
          <w:rFonts w:ascii="Times New Roman" w:hAnsi="Times New Roman" w:cs="Times New Roman"/>
        </w:rPr>
        <w:t>:</w:t>
      </w:r>
      <w:r w:rsidRPr="00C44BAE">
        <w:rPr>
          <w:rFonts w:ascii="Times New Roman" w:hAnsi="Times New Roman" w:cs="Times New Roman"/>
          <w:b/>
          <w:bCs/>
        </w:rPr>
        <w:t>Skewed Variables Before Treatment</w:t>
      </w:r>
    </w:p>
    <w:p w14:paraId="654B02BF" w14:textId="6AE3AF06" w:rsidR="4210CD42" w:rsidRPr="00C44BAE" w:rsidRDefault="4210CD42" w:rsidP="006B6430">
      <w:pPr>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6FA79E07" wp14:editId="52C11F04">
            <wp:extent cx="6600825" cy="1638300"/>
            <wp:effectExtent l="0" t="0" r="0" b="0"/>
            <wp:docPr id="445230566" name="Picture 44523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230566"/>
                    <pic:cNvPicPr/>
                  </pic:nvPicPr>
                  <pic:blipFill>
                    <a:blip r:embed="rId10">
                      <a:extLst>
                        <a:ext uri="{28A0092B-C50C-407E-A947-70E740481C1C}">
                          <a14:useLocalDpi xmlns:a14="http://schemas.microsoft.com/office/drawing/2010/main" val="0"/>
                        </a:ext>
                      </a:extLst>
                    </a:blip>
                    <a:stretch>
                      <a:fillRect/>
                    </a:stretch>
                  </pic:blipFill>
                  <pic:spPr>
                    <a:xfrm>
                      <a:off x="0" y="0"/>
                      <a:ext cx="6600825" cy="1638300"/>
                    </a:xfrm>
                    <a:prstGeom prst="rect">
                      <a:avLst/>
                    </a:prstGeom>
                  </pic:spPr>
                </pic:pic>
              </a:graphicData>
            </a:graphic>
          </wp:inline>
        </w:drawing>
      </w:r>
    </w:p>
    <w:p w14:paraId="2DFEB4A3" w14:textId="02DC48C7" w:rsidR="4210CD42" w:rsidRPr="00C44BAE" w:rsidRDefault="4210CD42" w:rsidP="006B6430">
      <w:pPr>
        <w:spacing w:line="480" w:lineRule="auto"/>
        <w:jc w:val="both"/>
        <w:rPr>
          <w:rFonts w:ascii="Times New Roman" w:hAnsi="Times New Roman" w:cs="Times New Roman"/>
        </w:rPr>
      </w:pPr>
    </w:p>
    <w:p w14:paraId="5F6BBAAB" w14:textId="1F613FF2" w:rsidR="4210CD42" w:rsidRPr="00C44BAE" w:rsidRDefault="4210CD42" w:rsidP="006B6430">
      <w:pPr>
        <w:spacing w:line="480" w:lineRule="auto"/>
        <w:jc w:val="both"/>
        <w:rPr>
          <w:rFonts w:ascii="Times New Roman" w:hAnsi="Times New Roman" w:cs="Times New Roman"/>
        </w:rPr>
      </w:pPr>
    </w:p>
    <w:p w14:paraId="616071FD" w14:textId="0DA60C17" w:rsidR="000733B4"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w:t>
      </w:r>
      <w:r w:rsidR="002B24FF" w:rsidRPr="00C44BAE">
        <w:rPr>
          <w:rFonts w:ascii="Times New Roman" w:hAnsi="Times New Roman" w:cs="Times New Roman"/>
        </w:rPr>
        <w:fldChar w:fldCharType="begin"/>
      </w:r>
      <w:r w:rsidR="002B24FF" w:rsidRPr="00C44BAE">
        <w:rPr>
          <w:rFonts w:ascii="Times New Roman" w:hAnsi="Times New Roman" w:cs="Times New Roman"/>
        </w:rPr>
        <w:instrText xml:space="preserve"> SEQ Figure \* ARABIC </w:instrText>
      </w:r>
      <w:r w:rsidR="002B24FF" w:rsidRPr="00C44BAE">
        <w:rPr>
          <w:rFonts w:ascii="Times New Roman" w:hAnsi="Times New Roman" w:cs="Times New Roman"/>
        </w:rPr>
        <w:fldChar w:fldCharType="separate"/>
      </w:r>
      <w:r w:rsidR="004D3B77">
        <w:rPr>
          <w:rFonts w:ascii="Times New Roman" w:hAnsi="Times New Roman" w:cs="Times New Roman"/>
          <w:noProof/>
        </w:rPr>
        <w:t>4</w:t>
      </w:r>
      <w:r w:rsidR="002B24FF" w:rsidRPr="00C44BAE">
        <w:rPr>
          <w:rFonts w:ascii="Times New Roman" w:hAnsi="Times New Roman" w:cs="Times New Roman"/>
        </w:rPr>
        <w:fldChar w:fldCharType="end"/>
      </w:r>
      <w:r w:rsidRPr="00C44BAE">
        <w:rPr>
          <w:rFonts w:ascii="Times New Roman" w:hAnsi="Times New Roman" w:cs="Times New Roman"/>
        </w:rPr>
        <w:t>:</w:t>
      </w:r>
      <w:r w:rsidRPr="00C44BAE">
        <w:rPr>
          <w:rFonts w:ascii="Times New Roman" w:hAnsi="Times New Roman" w:cs="Times New Roman"/>
          <w:b/>
          <w:bCs/>
        </w:rPr>
        <w:t>Skewed Variables After Treatment</w:t>
      </w:r>
    </w:p>
    <w:p w14:paraId="36E489BE" w14:textId="15497C51" w:rsidR="4210CD42" w:rsidRPr="00C44BAE" w:rsidRDefault="4210CD42" w:rsidP="006B6430">
      <w:pPr>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1B829B7F" wp14:editId="16C6E869">
            <wp:extent cx="6486525" cy="2857500"/>
            <wp:effectExtent l="0" t="0" r="0" b="0"/>
            <wp:docPr id="839486104" name="Picture 83948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486104"/>
                    <pic:cNvPicPr/>
                  </pic:nvPicPr>
                  <pic:blipFill>
                    <a:blip r:embed="rId11">
                      <a:extLst>
                        <a:ext uri="{28A0092B-C50C-407E-A947-70E740481C1C}">
                          <a14:useLocalDpi xmlns:a14="http://schemas.microsoft.com/office/drawing/2010/main" val="0"/>
                        </a:ext>
                      </a:extLst>
                    </a:blip>
                    <a:stretch>
                      <a:fillRect/>
                    </a:stretch>
                  </pic:blipFill>
                  <pic:spPr>
                    <a:xfrm>
                      <a:off x="0" y="0"/>
                      <a:ext cx="6486525" cy="2857500"/>
                    </a:xfrm>
                    <a:prstGeom prst="rect">
                      <a:avLst/>
                    </a:prstGeom>
                  </pic:spPr>
                </pic:pic>
              </a:graphicData>
            </a:graphic>
          </wp:inline>
        </w:drawing>
      </w:r>
    </w:p>
    <w:p w14:paraId="3F9F3DC9" w14:textId="6F2F7130" w:rsidR="00191A05" w:rsidRPr="00C44BAE" w:rsidRDefault="4FD80228" w:rsidP="006B6430">
      <w:pPr>
        <w:spacing w:line="480" w:lineRule="auto"/>
        <w:jc w:val="both"/>
        <w:rPr>
          <w:rFonts w:ascii="Times New Roman" w:hAnsi="Times New Roman" w:cs="Times New Roman"/>
          <w:b/>
          <w:bCs/>
        </w:rPr>
      </w:pPr>
      <w:bookmarkStart w:id="41" w:name="_Toc143461135"/>
      <w:r w:rsidRPr="00C44BAE">
        <w:rPr>
          <w:rStyle w:val="Heading2Char"/>
          <w:rFonts w:ascii="Times New Roman" w:hAnsi="Times New Roman" w:cs="Times New Roman"/>
        </w:rPr>
        <w:t>Model Build Variable Level Statistics (e.g., mean, median, std, or distribution of categories)</w:t>
      </w:r>
      <w:bookmarkEnd w:id="41"/>
    </w:p>
    <w:p w14:paraId="5B010424" w14:textId="5C05BA38" w:rsidR="00EE5B29"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Model variable statistics refers to the statistical analysis and interpretations of each variable in a dataset. This includes outlier detection, correlation, and relationship of variables. We built our variable statistics to detect the correlation between variables in the dataset using a correlation coefficient table and heatmap which show the extent of correlation between the variables. From our correlation coefficient, we did not notice the presence of any strong correlation between the variables.  In our variable descriptive statistics, we have the count of 30,000 observations, mean, std, minimum, 1st quantile, 2nd quantile, 3rd quantile, and maximum values of each of the variables in the dataset. To detect the outliers in the dataset, we used a boxplot to visualize the points of deviation from the normal distribution in the dataset. </w:t>
      </w:r>
    </w:p>
    <w:p w14:paraId="6CD2083C" w14:textId="2B0F2419" w:rsidR="00603A73"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5: </w:t>
      </w:r>
      <w:r w:rsidRPr="00C44BAE">
        <w:rPr>
          <w:rFonts w:ascii="Times New Roman" w:hAnsi="Times New Roman" w:cs="Times New Roman"/>
          <w:b/>
          <w:bCs/>
        </w:rPr>
        <w:t>Checking for Correlated Variables</w:t>
      </w:r>
    </w:p>
    <w:p w14:paraId="779ADAC3" w14:textId="02A8CFBE" w:rsidR="5C32E30A" w:rsidRPr="00C44BAE" w:rsidRDefault="5C32E30A" w:rsidP="006B6430">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49E81354" wp14:editId="69043A6F">
            <wp:extent cx="6457950" cy="3810000"/>
            <wp:effectExtent l="0" t="0" r="0" b="0"/>
            <wp:docPr id="1318073482" name="Picture 1318073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073482"/>
                    <pic:cNvPicPr/>
                  </pic:nvPicPr>
                  <pic:blipFill>
                    <a:blip r:embed="rId12">
                      <a:extLst>
                        <a:ext uri="{28A0092B-C50C-407E-A947-70E740481C1C}">
                          <a14:useLocalDpi xmlns:a14="http://schemas.microsoft.com/office/drawing/2010/main" val="0"/>
                        </a:ext>
                      </a:extLst>
                    </a:blip>
                    <a:stretch>
                      <a:fillRect/>
                    </a:stretch>
                  </pic:blipFill>
                  <pic:spPr>
                    <a:xfrm>
                      <a:off x="0" y="0"/>
                      <a:ext cx="6457950" cy="3810000"/>
                    </a:xfrm>
                    <a:prstGeom prst="rect">
                      <a:avLst/>
                    </a:prstGeom>
                  </pic:spPr>
                </pic:pic>
              </a:graphicData>
            </a:graphic>
          </wp:inline>
        </w:drawing>
      </w:r>
    </w:p>
    <w:p w14:paraId="33C1A1C9" w14:textId="6ECE8E1A" w:rsidR="002733A9"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6: </w:t>
      </w:r>
      <w:r w:rsidRPr="00C44BAE">
        <w:rPr>
          <w:rFonts w:ascii="Times New Roman" w:hAnsi="Times New Roman" w:cs="Times New Roman"/>
          <w:b/>
          <w:bCs/>
        </w:rPr>
        <w:t>Variables Summary Statistics</w:t>
      </w:r>
    </w:p>
    <w:p w14:paraId="18E91F41" w14:textId="0452D84D" w:rsidR="6F32F9D3" w:rsidRPr="00C44BAE" w:rsidRDefault="157031CA" w:rsidP="006B6430">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5B0F0D45" wp14:editId="45720E7B">
            <wp:extent cx="6343650" cy="3714750"/>
            <wp:effectExtent l="0" t="0" r="0" b="0"/>
            <wp:docPr id="1263714015" name="Picture 126371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714015"/>
                    <pic:cNvPicPr/>
                  </pic:nvPicPr>
                  <pic:blipFill>
                    <a:blip r:embed="rId13">
                      <a:extLst>
                        <a:ext uri="{28A0092B-C50C-407E-A947-70E740481C1C}">
                          <a14:useLocalDpi xmlns:a14="http://schemas.microsoft.com/office/drawing/2010/main" val="0"/>
                        </a:ext>
                      </a:extLst>
                    </a:blip>
                    <a:stretch>
                      <a:fillRect/>
                    </a:stretch>
                  </pic:blipFill>
                  <pic:spPr>
                    <a:xfrm>
                      <a:off x="0" y="0"/>
                      <a:ext cx="6343650" cy="3714750"/>
                    </a:xfrm>
                    <a:prstGeom prst="rect">
                      <a:avLst/>
                    </a:prstGeom>
                  </pic:spPr>
                </pic:pic>
              </a:graphicData>
            </a:graphic>
          </wp:inline>
        </w:drawing>
      </w:r>
    </w:p>
    <w:p w14:paraId="1A810D8B" w14:textId="54EBC116" w:rsidR="00AE6752" w:rsidRPr="00C44BAE" w:rsidRDefault="4FD80228" w:rsidP="006B6430">
      <w:pPr>
        <w:spacing w:line="480" w:lineRule="auto"/>
        <w:jc w:val="both"/>
        <w:rPr>
          <w:rFonts w:ascii="Times New Roman" w:hAnsi="Times New Roman" w:cs="Times New Roman"/>
          <w:b/>
          <w:bCs/>
        </w:rPr>
      </w:pPr>
      <w:bookmarkStart w:id="42" w:name="_Toc143461136"/>
      <w:r w:rsidRPr="00C44BAE">
        <w:rPr>
          <w:rStyle w:val="Heading2Char"/>
          <w:rFonts w:ascii="Times New Roman" w:hAnsi="Times New Roman" w:cs="Times New Roman"/>
        </w:rPr>
        <w:t>Acceptable Ranges</w:t>
      </w:r>
      <w:bookmarkEnd w:id="42"/>
    </w:p>
    <w:p w14:paraId="70D0EF81" w14:textId="7B1E4108" w:rsidR="00AE6752"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An acceptable range is a predefined interval or boundary within which all statistical measurements are considered normal or valid. Values outside the predefined interval are </w:t>
      </w:r>
      <w:r w:rsidR="6DFF014D" w:rsidRPr="00C44BAE">
        <w:rPr>
          <w:rFonts w:ascii="Times New Roman" w:eastAsiaTheme="minorEastAsia" w:hAnsi="Times New Roman" w:cs="Times New Roman"/>
          <w:color w:val="374151"/>
          <w:sz w:val="24"/>
          <w:szCs w:val="24"/>
        </w:rPr>
        <w:t>outliers.</w:t>
      </w:r>
      <w:r w:rsidRPr="00C44BAE">
        <w:rPr>
          <w:rFonts w:ascii="Times New Roman" w:eastAsiaTheme="minorEastAsia" w:hAnsi="Times New Roman" w:cs="Times New Roman"/>
          <w:color w:val="374151"/>
          <w:sz w:val="24"/>
          <w:szCs w:val="24"/>
        </w:rPr>
        <w:t xml:space="preserve"> These are usually handled before building a model to avoid model overfitting and inaccurate model assessment results. </w:t>
      </w:r>
    </w:p>
    <w:p w14:paraId="132A5EFB" w14:textId="112D495F" w:rsidR="004F704A"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In our model, we set a predefined range for variable correlation of -0.69 to +0.69 as a normal correlation range while all correlation coefficients outside the predefined correlation range above are seen as strong correlations. Variables with strong correlation coefficients should normally be dropped from the model. However, in our dataset, the strong correlation coefficients are between the same class of variables, and as such, we did not drop them. </w:t>
      </w:r>
    </w:p>
    <w:p w14:paraId="26A12B38" w14:textId="0C84294A" w:rsidR="009A5ABC" w:rsidRPr="00C44BAE" w:rsidRDefault="75479BCC" w:rsidP="006B6430">
      <w:pPr>
        <w:spacing w:line="480" w:lineRule="auto"/>
        <w:jc w:val="both"/>
        <w:rPr>
          <w:rFonts w:ascii="Times New Roman" w:hAnsi="Times New Roman" w:cs="Times New Roman"/>
        </w:rPr>
      </w:pPr>
      <w:r w:rsidRPr="00C44BAE">
        <w:rPr>
          <w:rFonts w:ascii="Times New Roman" w:eastAsiaTheme="minorEastAsia" w:hAnsi="Times New Roman" w:cs="Times New Roman"/>
          <w:color w:val="374151"/>
          <w:sz w:val="24"/>
          <w:szCs w:val="24"/>
        </w:rPr>
        <w:lastRenderedPageBreak/>
        <w:t xml:space="preserve">As stated earlier, there were outliers in the dataset, however, we tried two methods to handle the outliers and chose the best out of the two. Our best method for handling the outliers is the Cap and Floor method. </w:t>
      </w:r>
    </w:p>
    <w:p w14:paraId="10928EFF" w14:textId="67AA02AB" w:rsidR="00481847" w:rsidRPr="00C44BAE" w:rsidRDefault="4FD80228" w:rsidP="006B6430">
      <w:pPr>
        <w:spacing w:line="480" w:lineRule="auto"/>
        <w:jc w:val="both"/>
        <w:rPr>
          <w:rFonts w:ascii="Times New Roman" w:hAnsi="Times New Roman" w:cs="Times New Roman"/>
          <w:b/>
          <w:bCs/>
        </w:rPr>
      </w:pPr>
      <w:bookmarkStart w:id="43" w:name="_Toc143461137"/>
      <w:r w:rsidRPr="00C44BAE">
        <w:rPr>
          <w:rStyle w:val="Heading2Char"/>
          <w:rFonts w:ascii="Times New Roman" w:hAnsi="Times New Roman" w:cs="Times New Roman"/>
        </w:rPr>
        <w:t>Caps &amp; Floors</w:t>
      </w:r>
      <w:bookmarkEnd w:id="43"/>
    </w:p>
    <w:p w14:paraId="00EDC9E0" w14:textId="256B1A44" w:rsidR="4A5D42BD"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Cap and Floor </w:t>
      </w:r>
      <w:r w:rsidRPr="00C44BAE">
        <w:rPr>
          <w:rFonts w:ascii="Times New Roman" w:eastAsia="Calibri" w:hAnsi="Times New Roman" w:cs="Times New Roman"/>
          <w:color w:val="374151"/>
        </w:rPr>
        <w:t xml:space="preserve">is a strategic technique employed to confine predicted values within a predefined and acceptable range, fostering the maintenance of data integrity and precision. This dynamic approach delimits the upper and lower extremities of observations, assuring that most values fall within an optimal 95% to 99% range for upper values and a prudent 1% to 5% interval for lower values. </w:t>
      </w:r>
      <w:r w:rsidRPr="00C44BAE">
        <w:rPr>
          <w:rFonts w:ascii="Times New Roman" w:eastAsiaTheme="minorEastAsia" w:hAnsi="Times New Roman" w:cs="Times New Roman"/>
          <w:color w:val="374151"/>
          <w:sz w:val="24"/>
          <w:szCs w:val="24"/>
        </w:rPr>
        <w:t xml:space="preserve">In our model, we capped all values in the observations above 95% at the 95 percentiles while all values below 5% are floored at the 5 percentiles. This method was used to handle the outliers in the dataset. Although after using this method, we still have six of the variables that still have outliers. We have two choices, to leave the variables or remove them from the dataset if we consider them not to be important in the model. However, we chose to leave the variables because they are variables of importance in the model. </w:t>
      </w:r>
    </w:p>
    <w:p w14:paraId="3EFB7D65" w14:textId="4067B688" w:rsidR="007F505E" w:rsidRPr="00C44BAE" w:rsidRDefault="007F505E"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5</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Outliers before Cap &amp; Floor</w:t>
      </w:r>
    </w:p>
    <w:p w14:paraId="2375EE5B" w14:textId="615FAABB" w:rsidR="4A5D42BD" w:rsidRPr="00C44BAE" w:rsidRDefault="4A5D42BD" w:rsidP="006B6430">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2E51A6B5" wp14:editId="45C01D68">
            <wp:extent cx="4572000" cy="2305050"/>
            <wp:effectExtent l="0" t="0" r="0" b="0"/>
            <wp:docPr id="2128278171" name="Picture 212827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5630D19B" w14:textId="28817F5E" w:rsidR="4A5D42BD" w:rsidRPr="00C44BAE" w:rsidRDefault="4A5D42BD" w:rsidP="006B6430">
      <w:pPr>
        <w:spacing w:line="480" w:lineRule="auto"/>
        <w:jc w:val="both"/>
        <w:rPr>
          <w:rFonts w:ascii="Times New Roman" w:eastAsiaTheme="minorEastAsia" w:hAnsi="Times New Roman" w:cs="Times New Roman"/>
          <w:color w:val="374151"/>
          <w:sz w:val="24"/>
          <w:szCs w:val="24"/>
        </w:rPr>
      </w:pPr>
    </w:p>
    <w:p w14:paraId="20B149F7" w14:textId="160BB179" w:rsidR="00F4649E" w:rsidRPr="00C44BAE" w:rsidRDefault="00F4649E" w:rsidP="006B6430">
      <w:pPr>
        <w:pStyle w:val="Caption"/>
        <w:keepNext/>
        <w:spacing w:line="480" w:lineRule="auto"/>
        <w:jc w:val="both"/>
        <w:rPr>
          <w:rFonts w:ascii="Times New Roman" w:hAnsi="Times New Roman" w:cs="Times New Roman"/>
          <w:b/>
          <w:bCs/>
        </w:rPr>
      </w:pPr>
      <w:r w:rsidRPr="00C44BAE">
        <w:rPr>
          <w:rFonts w:ascii="Times New Roman" w:hAnsi="Times New Roman" w:cs="Times New Roman"/>
        </w:rPr>
        <w:lastRenderedPageBreak/>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6</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Outliers After Cap &amp; Floor</w:t>
      </w:r>
    </w:p>
    <w:p w14:paraId="409AB506" w14:textId="77777777" w:rsidR="004D3B77" w:rsidRDefault="4A5D42BD" w:rsidP="004D3B77">
      <w:pPr>
        <w:spacing w:line="480" w:lineRule="auto"/>
        <w:jc w:val="both"/>
        <w:rPr>
          <w:rStyle w:val="Heading2Char"/>
          <w:rFonts w:ascii="Times New Roman" w:hAnsi="Times New Roman" w:cs="Times New Roman"/>
        </w:rPr>
      </w:pPr>
      <w:r w:rsidRPr="00C44BAE">
        <w:rPr>
          <w:rFonts w:ascii="Times New Roman" w:hAnsi="Times New Roman" w:cs="Times New Roman"/>
          <w:noProof/>
        </w:rPr>
        <w:drawing>
          <wp:inline distT="0" distB="0" distL="0" distR="0" wp14:anchorId="67F2EE3A" wp14:editId="31CB7235">
            <wp:extent cx="6229350" cy="2857500"/>
            <wp:effectExtent l="0" t="0" r="0" b="0"/>
            <wp:docPr id="908076056" name="Picture 90807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076056"/>
                    <pic:cNvPicPr/>
                  </pic:nvPicPr>
                  <pic:blipFill>
                    <a:blip r:embed="rId15">
                      <a:extLst>
                        <a:ext uri="{28A0092B-C50C-407E-A947-70E740481C1C}">
                          <a14:useLocalDpi xmlns:a14="http://schemas.microsoft.com/office/drawing/2010/main" val="0"/>
                        </a:ext>
                      </a:extLst>
                    </a:blip>
                    <a:stretch>
                      <a:fillRect/>
                    </a:stretch>
                  </pic:blipFill>
                  <pic:spPr>
                    <a:xfrm>
                      <a:off x="0" y="0"/>
                      <a:ext cx="6229350" cy="2857500"/>
                    </a:xfrm>
                    <a:prstGeom prst="rect">
                      <a:avLst/>
                    </a:prstGeom>
                  </pic:spPr>
                </pic:pic>
              </a:graphicData>
            </a:graphic>
          </wp:inline>
        </w:drawing>
      </w:r>
      <w:r w:rsidR="4FD80228" w:rsidRPr="00C44BAE">
        <w:rPr>
          <w:rStyle w:val="Heading2Char"/>
          <w:rFonts w:ascii="Times New Roman" w:hAnsi="Times New Roman" w:cs="Times New Roman"/>
        </w:rPr>
        <w:t>Missing Values</w:t>
      </w:r>
    </w:p>
    <w:p w14:paraId="00B09F43" w14:textId="1B5C57A2" w:rsidR="002244F6" w:rsidRPr="00C44BAE" w:rsidRDefault="75479BCC" w:rsidP="004D3B77">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Missing values occur when there are no values recorded or stored for variables in the observations. Generally, missing values in a dataset are handled by the replacement or imputation method depending on the nature of the dataset, the extent of the missing values, and the role of the analysis. The missing values can be replaced with the mean or median values of the variables without missing values. Our dataset fortunately does not have missing values. </w:t>
      </w:r>
      <w:r w:rsidR="1CD9EFC2" w:rsidRPr="00C44BAE">
        <w:rPr>
          <w:rFonts w:ascii="Times New Roman" w:eastAsiaTheme="minorEastAsia" w:hAnsi="Times New Roman" w:cs="Times New Roman"/>
          <w:color w:val="374151"/>
          <w:sz w:val="24"/>
          <w:szCs w:val="24"/>
        </w:rPr>
        <w:t xml:space="preserve">However, we would have used median </w:t>
      </w:r>
      <w:r w:rsidR="00C44DA3" w:rsidRPr="00C44BAE">
        <w:rPr>
          <w:rFonts w:ascii="Times New Roman" w:eastAsiaTheme="minorEastAsia" w:hAnsi="Times New Roman" w:cs="Times New Roman"/>
          <w:color w:val="374151"/>
          <w:sz w:val="24"/>
          <w:szCs w:val="24"/>
        </w:rPr>
        <w:t>values</w:t>
      </w:r>
      <w:r w:rsidR="1CD9EFC2" w:rsidRPr="00C44BAE">
        <w:rPr>
          <w:rFonts w:ascii="Times New Roman" w:eastAsiaTheme="minorEastAsia" w:hAnsi="Times New Roman" w:cs="Times New Roman"/>
          <w:color w:val="374151"/>
          <w:sz w:val="24"/>
          <w:szCs w:val="24"/>
        </w:rPr>
        <w:t xml:space="preserve"> to replace missing values if there were missing values because median values are not affected by outliers. </w:t>
      </w:r>
    </w:p>
    <w:p w14:paraId="233ACFE4" w14:textId="4B6C74E9" w:rsidR="00CC2400" w:rsidRPr="00C44BAE" w:rsidRDefault="00CC2400"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7</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Resulting no Missing Value</w:t>
      </w:r>
    </w:p>
    <w:p w14:paraId="7B2B7830" w14:textId="0A1F727C" w:rsidR="28A59B56" w:rsidRPr="00C44BAE" w:rsidRDefault="00F4649E" w:rsidP="006B6430">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69EDEC04" wp14:editId="416CE635">
            <wp:extent cx="6324600" cy="3686175"/>
            <wp:effectExtent l="0" t="0" r="0" b="0"/>
            <wp:docPr id="1010031252" name="Picture 101003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4600" cy="3686175"/>
                    </a:xfrm>
                    <a:prstGeom prst="rect">
                      <a:avLst/>
                    </a:prstGeom>
                  </pic:spPr>
                </pic:pic>
              </a:graphicData>
            </a:graphic>
          </wp:inline>
        </w:drawing>
      </w:r>
    </w:p>
    <w:p w14:paraId="4FDB3D6D" w14:textId="7D8F2734" w:rsidR="00A50088" w:rsidRPr="00C44BAE" w:rsidRDefault="4FD80228" w:rsidP="006B6430">
      <w:pPr>
        <w:spacing w:line="480" w:lineRule="auto"/>
        <w:jc w:val="both"/>
        <w:rPr>
          <w:rFonts w:ascii="Times New Roman" w:hAnsi="Times New Roman" w:cs="Times New Roman"/>
          <w:b/>
          <w:bCs/>
        </w:rPr>
      </w:pPr>
      <w:bookmarkStart w:id="44" w:name="_Toc143461138"/>
      <w:r w:rsidRPr="00C44BAE">
        <w:rPr>
          <w:rStyle w:val="Heading2Char"/>
          <w:rFonts w:ascii="Times New Roman" w:hAnsi="Times New Roman" w:cs="Times New Roman"/>
        </w:rPr>
        <w:t>Variable Drift Monitoring Tolerance</w:t>
      </w:r>
      <w:bookmarkEnd w:id="44"/>
    </w:p>
    <w:p w14:paraId="613BE984" w14:textId="1C343D24" w:rsidR="00017E2F"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Variable drift occurs when the statistical properties of the target variable, which the model is trying to predict change over time, and the predictions become less accurate and unreliable. Models are usually built using historical data. However, variables’ statistical properties change over time, and this will affect the accuracy of the model prediction built on historical data. Variable drift monitoring is continuous monitoring of the models’ variables’ behavior to ensure that the model accuracy remains as predicted. Variable drift monitoring tolerance is the acceptable limit within which variables’ statistical properties can drift.  Any drift outside this limit is not acceptable and will require investigation or corrective action. Model drift monitoring is to ensure stable model accuracy over time. </w:t>
      </w:r>
    </w:p>
    <w:p w14:paraId="267E6F2F" w14:textId="586E46AA" w:rsidR="00A726D6"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lastRenderedPageBreak/>
        <w:t xml:space="preserve">The dataset used in this model is based on customers’ credit card history. However, some variables’ status may likely change over time thereby causing the variables and this may affect the prediction of this model in the future. For instance, the status of a customer with </w:t>
      </w:r>
      <w:r w:rsidR="00DD44C7" w:rsidRPr="00C44BAE">
        <w:rPr>
          <w:rFonts w:ascii="Times New Roman" w:eastAsiaTheme="minorEastAsia" w:hAnsi="Times New Roman" w:cs="Times New Roman"/>
          <w:color w:val="374151"/>
          <w:sz w:val="24"/>
          <w:szCs w:val="24"/>
        </w:rPr>
        <w:t>a</w:t>
      </w:r>
      <w:r w:rsidRPr="00C44BAE">
        <w:rPr>
          <w:rFonts w:ascii="Times New Roman" w:eastAsiaTheme="minorEastAsia" w:hAnsi="Times New Roman" w:cs="Times New Roman"/>
          <w:color w:val="374151"/>
          <w:sz w:val="24"/>
          <w:szCs w:val="24"/>
        </w:rPr>
        <w:t xml:space="preserve"> variable education may change from university student to graduate in the future and the model prediction may become inaccurate. Similarly, the status of a customer under the variable marriage may change from single to married in the future and this may affect model prediction built on customer’s status as single. </w:t>
      </w:r>
    </w:p>
    <w:p w14:paraId="2943D71E" w14:textId="1FD14115" w:rsidR="00DF0010" w:rsidRPr="00C44BAE" w:rsidRDefault="4FD80228"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We set a </w:t>
      </w:r>
      <w:r w:rsidRPr="00C44BAE">
        <w:rPr>
          <w:rFonts w:ascii="Times New Roman" w:eastAsiaTheme="minorEastAsia" w:hAnsi="Times New Roman" w:cs="Times New Roman"/>
          <w:b/>
          <w:bCs/>
          <w:color w:val="374151"/>
          <w:sz w:val="24"/>
          <w:szCs w:val="24"/>
        </w:rPr>
        <w:t>3%</w:t>
      </w:r>
      <w:r w:rsidRPr="00C44BAE">
        <w:rPr>
          <w:rFonts w:ascii="Times New Roman" w:eastAsiaTheme="minorEastAsia" w:hAnsi="Times New Roman" w:cs="Times New Roman"/>
          <w:color w:val="374151"/>
          <w:sz w:val="24"/>
          <w:szCs w:val="24"/>
        </w:rPr>
        <w:t xml:space="preserve"> tolerance level for variable drift and for any drift outside this limit, the model needs to be re-run. </w:t>
      </w:r>
    </w:p>
    <w:p w14:paraId="0951FB68" w14:textId="1EF99383" w:rsidR="4FD80228"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45" w:name="_Toc191734191"/>
      <w:bookmarkStart w:id="46" w:name="_Toc143461139"/>
      <w:r w:rsidRPr="00C44BAE">
        <w:rPr>
          <w:rFonts w:ascii="Times New Roman" w:hAnsi="Times New Roman" w:cs="Times New Roman"/>
          <w:b/>
          <w:bCs/>
        </w:rPr>
        <w:t>Model Exploration</w:t>
      </w:r>
      <w:bookmarkEnd w:id="45"/>
      <w:bookmarkEnd w:id="46"/>
    </w:p>
    <w:p w14:paraId="0FCBC1BD" w14:textId="3B7074C2" w:rsidR="00813C7F" w:rsidRPr="00C44BAE" w:rsidRDefault="4FD80228" w:rsidP="006B6430">
      <w:pPr>
        <w:spacing w:line="480" w:lineRule="auto"/>
        <w:jc w:val="both"/>
        <w:rPr>
          <w:rFonts w:ascii="Times New Roman" w:hAnsi="Times New Roman" w:cs="Times New Roman"/>
          <w:b/>
          <w:bCs/>
        </w:rPr>
      </w:pPr>
      <w:bookmarkStart w:id="47" w:name="_Toc143461140"/>
      <w:r w:rsidRPr="00C44BAE">
        <w:rPr>
          <w:rStyle w:val="Heading2Char"/>
          <w:rFonts w:ascii="Times New Roman" w:hAnsi="Times New Roman" w:cs="Times New Roman"/>
        </w:rPr>
        <w:t>Model Monitoring, Health &amp; Stability</w:t>
      </w:r>
      <w:bookmarkEnd w:id="47"/>
    </w:p>
    <w:p w14:paraId="3DF735E4" w14:textId="192FAFCE" w:rsidR="00A50088"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Model monitoring involves closely tracking the performance of machine learning models in an operation. The goal is to detect any deviation in the model, analyze the model prediction accuracy, eliminate prediction errors, and tweak the model to ensure the best performance. Model health is the overall state and reliability of a machine learning model. Model stability is the consistency of a model’s performance over time and across different subsets of data. Monitoring model health and stability </w:t>
      </w:r>
      <w:r w:rsidR="1CD9EFC2" w:rsidRPr="00C44BAE">
        <w:rPr>
          <w:rFonts w:ascii="Times New Roman" w:eastAsiaTheme="minorEastAsia" w:hAnsi="Times New Roman" w:cs="Times New Roman"/>
          <w:color w:val="374151"/>
          <w:sz w:val="24"/>
          <w:szCs w:val="24"/>
        </w:rPr>
        <w:t>includes</w:t>
      </w:r>
      <w:r w:rsidRPr="00C44BAE">
        <w:rPr>
          <w:rFonts w:ascii="Times New Roman" w:eastAsiaTheme="minorEastAsia" w:hAnsi="Times New Roman" w:cs="Times New Roman"/>
          <w:color w:val="374151"/>
          <w:sz w:val="24"/>
          <w:szCs w:val="24"/>
        </w:rPr>
        <w:t xml:space="preserve"> monitoring the data distribution drifts, model performance shifts, operation metrics, data integrity, performance by segment, and bias.  </w:t>
      </w:r>
    </w:p>
    <w:p w14:paraId="506EAB7A" w14:textId="730EBCBE" w:rsidR="006478EF"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It is expected that</w:t>
      </w:r>
      <w:ins w:id="48" w:author="Microsoft Word" w:date="2023-08-09T16:29:00Z">
        <w:r w:rsidRPr="00C44BAE">
          <w:rPr>
            <w:rFonts w:ascii="Times New Roman" w:eastAsiaTheme="minorEastAsia" w:hAnsi="Times New Roman" w:cs="Times New Roman"/>
            <w:color w:val="374151"/>
            <w:sz w:val="24"/>
            <w:szCs w:val="24"/>
          </w:rPr>
          <w:t xml:space="preserve"> </w:t>
        </w:r>
      </w:ins>
      <w:r w:rsidRPr="00C44BAE">
        <w:rPr>
          <w:rFonts w:ascii="Times New Roman" w:eastAsiaTheme="minorEastAsia" w:hAnsi="Times New Roman" w:cs="Times New Roman"/>
          <w:color w:val="374151"/>
          <w:sz w:val="24"/>
          <w:szCs w:val="24"/>
        </w:rPr>
        <w:t>when our model is deployed, the users will monitor the model performance against customers’ statuses</w:t>
      </w:r>
      <w:ins w:id="49" w:author="Microsoft Word" w:date="2023-08-09T16:27:00Z">
        <w:r w:rsidRPr="00C44BAE">
          <w:rPr>
            <w:rFonts w:ascii="Times New Roman" w:eastAsiaTheme="minorEastAsia" w:hAnsi="Times New Roman" w:cs="Times New Roman"/>
            <w:color w:val="374151"/>
            <w:sz w:val="24"/>
            <w:szCs w:val="24"/>
          </w:rPr>
          <w:t xml:space="preserve"> </w:t>
        </w:r>
      </w:ins>
      <w:r w:rsidRPr="00C44BAE">
        <w:rPr>
          <w:rFonts w:ascii="Times New Roman" w:eastAsiaTheme="minorEastAsia" w:hAnsi="Times New Roman" w:cs="Times New Roman"/>
          <w:color w:val="374151"/>
          <w:sz w:val="24"/>
          <w:szCs w:val="24"/>
        </w:rPr>
        <w:t xml:space="preserve">to ensure that they remain the same over time, otherwise, the model needs to be updated based on the statuses of customers. </w:t>
      </w:r>
    </w:p>
    <w:p w14:paraId="1977B67B" w14:textId="510EEC70" w:rsidR="008F0B48" w:rsidRPr="00C44BAE" w:rsidRDefault="004C306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lastRenderedPageBreak/>
        <w:t>To monitor</w:t>
      </w:r>
      <w:r w:rsidR="008F0B48" w:rsidRPr="00C44BAE">
        <w:rPr>
          <w:rFonts w:ascii="Times New Roman" w:eastAsiaTheme="minorEastAsia" w:hAnsi="Times New Roman" w:cs="Times New Roman"/>
          <w:color w:val="374151"/>
          <w:sz w:val="24"/>
          <w:szCs w:val="24"/>
        </w:rPr>
        <w:t xml:space="preserve"> </w:t>
      </w:r>
      <w:r w:rsidR="00991321" w:rsidRPr="00C44BAE">
        <w:rPr>
          <w:rFonts w:ascii="Times New Roman" w:eastAsiaTheme="minorEastAsia" w:hAnsi="Times New Roman" w:cs="Times New Roman"/>
          <w:color w:val="374151"/>
          <w:sz w:val="24"/>
          <w:szCs w:val="24"/>
        </w:rPr>
        <w:t xml:space="preserve">the </w:t>
      </w:r>
      <w:r w:rsidR="007719B2" w:rsidRPr="00C44BAE">
        <w:rPr>
          <w:rFonts w:ascii="Times New Roman" w:eastAsiaTheme="minorEastAsia" w:hAnsi="Times New Roman" w:cs="Times New Roman"/>
          <w:color w:val="374151"/>
          <w:sz w:val="24"/>
          <w:szCs w:val="24"/>
        </w:rPr>
        <w:t>model’s</w:t>
      </w:r>
      <w:r w:rsidR="008F0B48" w:rsidRPr="00C44BAE">
        <w:rPr>
          <w:rFonts w:ascii="Times New Roman" w:eastAsiaTheme="minorEastAsia" w:hAnsi="Times New Roman" w:cs="Times New Roman"/>
          <w:color w:val="374151"/>
          <w:sz w:val="24"/>
          <w:szCs w:val="24"/>
        </w:rPr>
        <w:t xml:space="preserve"> health and stability, </w:t>
      </w:r>
      <w:r w:rsidR="00D34BE6" w:rsidRPr="00C44BAE">
        <w:rPr>
          <w:rFonts w:ascii="Times New Roman" w:eastAsiaTheme="minorEastAsia" w:hAnsi="Times New Roman" w:cs="Times New Roman"/>
          <w:color w:val="374151"/>
          <w:sz w:val="24"/>
          <w:szCs w:val="24"/>
        </w:rPr>
        <w:t xml:space="preserve">we set </w:t>
      </w:r>
      <w:r w:rsidR="00EB2609" w:rsidRPr="00C44BAE">
        <w:rPr>
          <w:rFonts w:ascii="Times New Roman" w:eastAsiaTheme="minorEastAsia" w:hAnsi="Times New Roman" w:cs="Times New Roman"/>
          <w:color w:val="374151"/>
          <w:sz w:val="24"/>
          <w:szCs w:val="24"/>
        </w:rPr>
        <w:t xml:space="preserve">a </w:t>
      </w:r>
      <w:r w:rsidR="00B869AF" w:rsidRPr="00C44BAE">
        <w:rPr>
          <w:rFonts w:ascii="Times New Roman" w:eastAsiaTheme="minorEastAsia" w:hAnsi="Times New Roman" w:cs="Times New Roman"/>
          <w:color w:val="374151"/>
          <w:sz w:val="24"/>
          <w:szCs w:val="24"/>
        </w:rPr>
        <w:t xml:space="preserve">model accuracy </w:t>
      </w:r>
      <w:r w:rsidR="00D34BE6" w:rsidRPr="00C44BAE">
        <w:rPr>
          <w:rFonts w:ascii="Times New Roman" w:eastAsiaTheme="minorEastAsia" w:hAnsi="Times New Roman" w:cs="Times New Roman"/>
          <w:color w:val="374151"/>
          <w:sz w:val="24"/>
          <w:szCs w:val="24"/>
        </w:rPr>
        <w:t xml:space="preserve">limit of </w:t>
      </w:r>
      <w:r w:rsidR="00D34BE6" w:rsidRPr="00C44BAE">
        <w:rPr>
          <w:rFonts w:ascii="Times New Roman" w:eastAsiaTheme="minorEastAsia" w:hAnsi="Times New Roman" w:cs="Times New Roman"/>
          <w:b/>
          <w:bCs/>
          <w:color w:val="374151"/>
          <w:sz w:val="24"/>
          <w:szCs w:val="24"/>
        </w:rPr>
        <w:t>80</w:t>
      </w:r>
      <w:r w:rsidR="00B419C2" w:rsidRPr="00C44BAE">
        <w:rPr>
          <w:rFonts w:ascii="Times New Roman" w:eastAsiaTheme="minorEastAsia" w:hAnsi="Times New Roman" w:cs="Times New Roman"/>
          <w:b/>
          <w:bCs/>
          <w:color w:val="374151"/>
          <w:sz w:val="24"/>
          <w:szCs w:val="24"/>
        </w:rPr>
        <w:t>%.</w:t>
      </w:r>
      <w:r w:rsidR="00B419C2" w:rsidRPr="00C44BAE">
        <w:rPr>
          <w:rFonts w:ascii="Times New Roman" w:eastAsiaTheme="minorEastAsia" w:hAnsi="Times New Roman" w:cs="Times New Roman"/>
          <w:color w:val="374151"/>
          <w:sz w:val="24"/>
          <w:szCs w:val="24"/>
        </w:rPr>
        <w:t xml:space="preserve"> If the accuracy </w:t>
      </w:r>
      <w:r w:rsidR="007E6A3E" w:rsidRPr="00C44BAE">
        <w:rPr>
          <w:rFonts w:ascii="Times New Roman" w:eastAsiaTheme="minorEastAsia" w:hAnsi="Times New Roman" w:cs="Times New Roman"/>
          <w:color w:val="374151"/>
          <w:sz w:val="24"/>
          <w:szCs w:val="24"/>
        </w:rPr>
        <w:t xml:space="preserve">goes </w:t>
      </w:r>
      <w:r w:rsidR="00AF3DF5" w:rsidRPr="00C44BAE">
        <w:rPr>
          <w:rFonts w:ascii="Times New Roman" w:eastAsiaTheme="minorEastAsia" w:hAnsi="Times New Roman" w:cs="Times New Roman"/>
          <w:color w:val="374151"/>
          <w:sz w:val="24"/>
          <w:szCs w:val="24"/>
        </w:rPr>
        <w:t>below this limit, the</w:t>
      </w:r>
      <w:r w:rsidR="00ED5EC8" w:rsidRPr="00C44BAE">
        <w:rPr>
          <w:rFonts w:ascii="Times New Roman" w:eastAsiaTheme="minorEastAsia" w:hAnsi="Times New Roman" w:cs="Times New Roman"/>
          <w:color w:val="374151"/>
          <w:sz w:val="24"/>
          <w:szCs w:val="24"/>
        </w:rPr>
        <w:t xml:space="preserve"> model needs to be re-run. </w:t>
      </w:r>
      <w:r w:rsidR="00AF3DF5" w:rsidRPr="00C44BAE">
        <w:rPr>
          <w:rFonts w:ascii="Times New Roman" w:eastAsiaTheme="minorEastAsia" w:hAnsi="Times New Roman" w:cs="Times New Roman"/>
          <w:color w:val="374151"/>
          <w:sz w:val="24"/>
          <w:szCs w:val="24"/>
        </w:rPr>
        <w:t xml:space="preserve"> </w:t>
      </w:r>
    </w:p>
    <w:p w14:paraId="5859A5D5" w14:textId="4FB2E9C8" w:rsidR="00847EA2" w:rsidRPr="00C44BAE" w:rsidRDefault="4FD80228" w:rsidP="006B6430">
      <w:pPr>
        <w:spacing w:line="480" w:lineRule="auto"/>
        <w:jc w:val="both"/>
        <w:rPr>
          <w:rFonts w:ascii="Times New Roman" w:eastAsiaTheme="minorEastAsia" w:hAnsi="Times New Roman" w:cs="Times New Roman"/>
          <w:b/>
          <w:bCs/>
          <w:color w:val="374151"/>
          <w:sz w:val="24"/>
          <w:szCs w:val="24"/>
        </w:rPr>
      </w:pPr>
      <w:bookmarkStart w:id="50" w:name="_Hlk143449207"/>
      <w:bookmarkStart w:id="51" w:name="_Toc143461141"/>
      <w:r w:rsidRPr="00C44BAE">
        <w:rPr>
          <w:rStyle w:val="Heading2Char"/>
          <w:rFonts w:ascii="Times New Roman" w:hAnsi="Times New Roman" w:cs="Times New Roman"/>
        </w:rPr>
        <w:t>Models Building</w:t>
      </w:r>
      <w:bookmarkEnd w:id="51"/>
    </w:p>
    <w:p w14:paraId="4666AB7A" w14:textId="0952AEB8" w:rsidR="00BE34D1" w:rsidRPr="00C44BAE" w:rsidRDefault="4FD80228"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Model building is the process of creating and training machine learning or statistical models using a dataset to make predictions, classifications, or generate insights. It involves selecting the appropriate algorithm, preparing the data, tuning hyperparameters, and evaluating the model's performance. </w:t>
      </w:r>
    </w:p>
    <w:p w14:paraId="62F35D37" w14:textId="1333074A" w:rsidR="00BE34D1" w:rsidRPr="00C44BAE" w:rsidRDefault="4FD80228"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In our effort to generate the best predictions for credit card default by customers, we used many algorithms to compare our prediction based on the models’ accuracies. We followed the steps below in building the models.</w:t>
      </w:r>
    </w:p>
    <w:p w14:paraId="7EBBFB82" w14:textId="702F9F2F" w:rsidR="001F5D9A" w:rsidRPr="00C44BAE" w:rsidRDefault="000D14AA" w:rsidP="006B6430">
      <w:pPr>
        <w:pStyle w:val="ListParagraph"/>
        <w:numPr>
          <w:ilvl w:val="0"/>
          <w:numId w:val="5"/>
        </w:num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Defining the </w:t>
      </w:r>
      <w:r w:rsidR="00EE0640" w:rsidRPr="00C44BAE">
        <w:rPr>
          <w:rFonts w:ascii="Times New Roman" w:eastAsiaTheme="minorEastAsia" w:hAnsi="Times New Roman" w:cs="Times New Roman"/>
          <w:color w:val="374151"/>
          <w:sz w:val="24"/>
          <w:szCs w:val="24"/>
        </w:rPr>
        <w:t>independent variables</w:t>
      </w:r>
      <w:r w:rsidR="00D06047" w:rsidRPr="00C44BAE">
        <w:rPr>
          <w:rFonts w:ascii="Times New Roman" w:eastAsiaTheme="minorEastAsia" w:hAnsi="Times New Roman" w:cs="Times New Roman"/>
          <w:color w:val="374151"/>
          <w:sz w:val="24"/>
          <w:szCs w:val="24"/>
        </w:rPr>
        <w:t xml:space="preserve"> and the </w:t>
      </w:r>
      <w:r w:rsidR="00AC13A8" w:rsidRPr="00C44BAE">
        <w:rPr>
          <w:rFonts w:ascii="Times New Roman" w:eastAsiaTheme="minorEastAsia" w:hAnsi="Times New Roman" w:cs="Times New Roman"/>
          <w:color w:val="374151"/>
          <w:sz w:val="24"/>
          <w:szCs w:val="24"/>
        </w:rPr>
        <w:t>target var</w:t>
      </w:r>
      <w:r w:rsidR="00F14FAB" w:rsidRPr="00C44BAE">
        <w:rPr>
          <w:rFonts w:ascii="Times New Roman" w:eastAsiaTheme="minorEastAsia" w:hAnsi="Times New Roman" w:cs="Times New Roman"/>
          <w:color w:val="374151"/>
          <w:sz w:val="24"/>
          <w:szCs w:val="24"/>
        </w:rPr>
        <w:t xml:space="preserve">iable </w:t>
      </w:r>
      <w:r w:rsidR="00126356" w:rsidRPr="00C44BAE">
        <w:rPr>
          <w:rFonts w:ascii="Times New Roman" w:eastAsiaTheme="minorEastAsia" w:hAnsi="Times New Roman" w:cs="Times New Roman"/>
          <w:color w:val="374151"/>
          <w:sz w:val="24"/>
          <w:szCs w:val="24"/>
        </w:rPr>
        <w:t>by splitting the data</w:t>
      </w:r>
      <w:r w:rsidR="005303C0" w:rsidRPr="00C44BAE">
        <w:rPr>
          <w:rFonts w:ascii="Times New Roman" w:eastAsiaTheme="minorEastAsia" w:hAnsi="Times New Roman" w:cs="Times New Roman"/>
          <w:color w:val="374151"/>
          <w:sz w:val="24"/>
          <w:szCs w:val="24"/>
        </w:rPr>
        <w:t xml:space="preserve"> into </w:t>
      </w:r>
      <w:r w:rsidR="00F14FAB" w:rsidRPr="00C44BAE">
        <w:rPr>
          <w:rFonts w:ascii="Times New Roman" w:eastAsiaTheme="minorEastAsia" w:hAnsi="Times New Roman" w:cs="Times New Roman"/>
          <w:color w:val="374151"/>
          <w:sz w:val="24"/>
          <w:szCs w:val="24"/>
        </w:rPr>
        <w:t xml:space="preserve">(X and </w:t>
      </w:r>
      <w:r w:rsidR="004F38D4" w:rsidRPr="00C44BAE">
        <w:rPr>
          <w:rFonts w:ascii="Times New Roman" w:eastAsiaTheme="minorEastAsia" w:hAnsi="Times New Roman" w:cs="Times New Roman"/>
          <w:color w:val="374151"/>
          <w:sz w:val="24"/>
          <w:szCs w:val="24"/>
        </w:rPr>
        <w:t>Y</w:t>
      </w:r>
      <w:r w:rsidR="00F14FAB" w:rsidRPr="00C44BAE">
        <w:rPr>
          <w:rFonts w:ascii="Times New Roman" w:eastAsiaTheme="minorEastAsia" w:hAnsi="Times New Roman" w:cs="Times New Roman"/>
          <w:color w:val="374151"/>
          <w:sz w:val="24"/>
          <w:szCs w:val="24"/>
        </w:rPr>
        <w:t>)</w:t>
      </w:r>
      <w:r w:rsidR="001F5D9A" w:rsidRPr="00C44BAE">
        <w:rPr>
          <w:rFonts w:ascii="Times New Roman" w:eastAsiaTheme="minorEastAsia" w:hAnsi="Times New Roman" w:cs="Times New Roman"/>
          <w:color w:val="374151"/>
          <w:sz w:val="24"/>
          <w:szCs w:val="24"/>
        </w:rPr>
        <w:t>.</w:t>
      </w:r>
    </w:p>
    <w:p w14:paraId="5A2D8244" w14:textId="6879EBE6" w:rsidR="00DB50E5" w:rsidRPr="00C44BAE" w:rsidRDefault="00C75D87" w:rsidP="006B6430">
      <w:pPr>
        <w:pStyle w:val="ListParagraph"/>
        <w:numPr>
          <w:ilvl w:val="0"/>
          <w:numId w:val="5"/>
        </w:num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Split the </w:t>
      </w:r>
      <w:r w:rsidR="00F2705A" w:rsidRPr="00C44BAE">
        <w:rPr>
          <w:rFonts w:ascii="Times New Roman" w:eastAsiaTheme="minorEastAsia" w:hAnsi="Times New Roman" w:cs="Times New Roman"/>
          <w:color w:val="374151"/>
          <w:sz w:val="24"/>
          <w:szCs w:val="24"/>
        </w:rPr>
        <w:t xml:space="preserve">dataset </w:t>
      </w:r>
      <w:r w:rsidR="00335B67" w:rsidRPr="00C44BAE">
        <w:rPr>
          <w:rFonts w:ascii="Times New Roman" w:eastAsiaTheme="minorEastAsia" w:hAnsi="Times New Roman" w:cs="Times New Roman"/>
          <w:color w:val="374151"/>
          <w:sz w:val="24"/>
          <w:szCs w:val="24"/>
        </w:rPr>
        <w:t xml:space="preserve">into </w:t>
      </w:r>
      <w:r w:rsidR="00B2589D" w:rsidRPr="00C44BAE">
        <w:rPr>
          <w:rFonts w:ascii="Times New Roman" w:eastAsiaTheme="minorEastAsia" w:hAnsi="Times New Roman" w:cs="Times New Roman"/>
          <w:color w:val="374151"/>
          <w:sz w:val="24"/>
          <w:szCs w:val="24"/>
        </w:rPr>
        <w:t>t</w:t>
      </w:r>
      <w:r w:rsidR="008223E0" w:rsidRPr="00C44BAE">
        <w:rPr>
          <w:rFonts w:ascii="Times New Roman" w:eastAsiaTheme="minorEastAsia" w:hAnsi="Times New Roman" w:cs="Times New Roman"/>
          <w:color w:val="374151"/>
          <w:sz w:val="24"/>
          <w:szCs w:val="24"/>
        </w:rPr>
        <w:t>rain and test</w:t>
      </w:r>
      <w:r w:rsidR="008761FC" w:rsidRPr="00C44BAE">
        <w:rPr>
          <w:rFonts w:ascii="Times New Roman" w:eastAsiaTheme="minorEastAsia" w:hAnsi="Times New Roman" w:cs="Times New Roman"/>
          <w:color w:val="374151"/>
          <w:sz w:val="24"/>
          <w:szCs w:val="24"/>
        </w:rPr>
        <w:t xml:space="preserve"> (</w:t>
      </w:r>
      <w:r w:rsidR="00221303" w:rsidRPr="00C44BAE">
        <w:rPr>
          <w:rFonts w:ascii="Times New Roman" w:eastAsiaTheme="minorEastAsia" w:hAnsi="Times New Roman" w:cs="Times New Roman"/>
          <w:color w:val="374151"/>
          <w:sz w:val="24"/>
          <w:szCs w:val="24"/>
        </w:rPr>
        <w:t>50:50)</w:t>
      </w:r>
    </w:p>
    <w:p w14:paraId="023BB386" w14:textId="5384A788" w:rsidR="00847EA2" w:rsidRPr="00C44BAE" w:rsidRDefault="005E1328" w:rsidP="006B6430">
      <w:pPr>
        <w:spacing w:line="480" w:lineRule="auto"/>
        <w:ind w:left="360"/>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The</w:t>
      </w:r>
      <w:r w:rsidR="003337FD" w:rsidRPr="00C44BAE">
        <w:rPr>
          <w:rFonts w:ascii="Times New Roman" w:eastAsiaTheme="minorEastAsia" w:hAnsi="Times New Roman" w:cs="Times New Roman"/>
          <w:color w:val="374151"/>
          <w:sz w:val="24"/>
          <w:szCs w:val="24"/>
        </w:rPr>
        <w:t xml:space="preserve"> next step</w:t>
      </w:r>
      <w:r w:rsidR="00C17DA6" w:rsidRPr="00C44BAE">
        <w:rPr>
          <w:rFonts w:ascii="Times New Roman" w:eastAsiaTheme="minorEastAsia" w:hAnsi="Times New Roman" w:cs="Times New Roman"/>
          <w:color w:val="374151"/>
          <w:sz w:val="24"/>
          <w:szCs w:val="24"/>
        </w:rPr>
        <w:t xml:space="preserve"> is to build</w:t>
      </w:r>
      <w:r w:rsidR="00401C86" w:rsidRPr="00C44BAE">
        <w:rPr>
          <w:rFonts w:ascii="Times New Roman" w:eastAsiaTheme="minorEastAsia" w:hAnsi="Times New Roman" w:cs="Times New Roman"/>
          <w:color w:val="374151"/>
          <w:sz w:val="24"/>
          <w:szCs w:val="24"/>
        </w:rPr>
        <w:t xml:space="preserve"> and fit the models using the</w:t>
      </w:r>
      <w:r w:rsidRPr="00C44BAE">
        <w:rPr>
          <w:rFonts w:ascii="Times New Roman" w:eastAsiaTheme="minorEastAsia" w:hAnsi="Times New Roman" w:cs="Times New Roman"/>
          <w:color w:val="374151"/>
          <w:sz w:val="24"/>
          <w:szCs w:val="24"/>
        </w:rPr>
        <w:t xml:space="preserve"> following algorithms</w:t>
      </w:r>
      <w:r w:rsidR="000777CC" w:rsidRPr="00C44BAE">
        <w:rPr>
          <w:rFonts w:ascii="Times New Roman" w:eastAsiaTheme="minorEastAsia" w:hAnsi="Times New Roman" w:cs="Times New Roman"/>
          <w:color w:val="374151"/>
          <w:sz w:val="24"/>
          <w:szCs w:val="24"/>
        </w:rPr>
        <w:t>.</w:t>
      </w:r>
    </w:p>
    <w:bookmarkEnd w:id="50"/>
    <w:p w14:paraId="14033F39" w14:textId="4AB1D753" w:rsidR="4FD80228" w:rsidRPr="00C44BAE" w:rsidRDefault="4FD80228" w:rsidP="006B6430">
      <w:pPr>
        <w:spacing w:line="480" w:lineRule="auto"/>
        <w:jc w:val="both"/>
        <w:rPr>
          <w:rFonts w:ascii="Times New Roman" w:hAnsi="Times New Roman" w:cs="Times New Roman"/>
        </w:rPr>
      </w:pPr>
    </w:p>
    <w:p w14:paraId="0A80A65F" w14:textId="71B0EDCD" w:rsidR="00AD4C4E" w:rsidRPr="00FE1789" w:rsidRDefault="4FD80228" w:rsidP="006B6430">
      <w:pPr>
        <w:spacing w:line="480" w:lineRule="auto"/>
        <w:rPr>
          <w:rFonts w:ascii="Times New Roman" w:hAnsi="Times New Roman" w:cs="Times New Roman"/>
          <w:b/>
          <w:bCs/>
          <w:sz w:val="24"/>
          <w:szCs w:val="24"/>
        </w:rPr>
      </w:pPr>
      <w:bookmarkStart w:id="52" w:name="_Toc997300411"/>
      <w:r w:rsidRPr="00D129FB">
        <w:rPr>
          <w:rFonts w:ascii="Times New Roman" w:hAnsi="Times New Roman" w:cs="Times New Roman"/>
          <w:b/>
          <w:bCs/>
          <w:sz w:val="24"/>
          <w:szCs w:val="24"/>
        </w:rPr>
        <w:t>Model metrics for Random Forest.</w:t>
      </w:r>
      <w:bookmarkEnd w:id="52"/>
    </w:p>
    <w:p w14:paraId="7F7C1BA8" w14:textId="15547032" w:rsidR="004B4E30" w:rsidRPr="00C44BAE" w:rsidRDefault="004B4E30"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t>The accuracy score</w:t>
      </w:r>
      <w:r w:rsidRPr="00C44BAE">
        <w:rPr>
          <w:rFonts w:ascii="Times New Roman" w:eastAsiaTheme="minorEastAsia" w:hAnsi="Times New Roman" w:cs="Times New Roman"/>
          <w:color w:val="374151"/>
          <w:sz w:val="24"/>
          <w:szCs w:val="24"/>
        </w:rPr>
        <w:t xml:space="preserve"> can be defined as the overall correctness of the model predictions, a pivotal touchstone of its efficacy. Our model has an accuracy score of </w:t>
      </w:r>
      <w:r w:rsidRPr="00C44BAE">
        <w:rPr>
          <w:rFonts w:ascii="Times New Roman" w:eastAsiaTheme="minorEastAsia" w:hAnsi="Times New Roman" w:cs="Times New Roman"/>
          <w:b/>
          <w:bCs/>
          <w:color w:val="374151"/>
          <w:sz w:val="24"/>
          <w:szCs w:val="24"/>
        </w:rPr>
        <w:t>82.</w:t>
      </w:r>
      <w:r w:rsidR="00F83936"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w:t>
      </w:r>
    </w:p>
    <w:p w14:paraId="573E0752" w14:textId="2C1D9BA0" w:rsidR="004B4E30" w:rsidRPr="00C44BAE" w:rsidRDefault="004B4E30"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t>Precision Score:</w:t>
      </w:r>
      <w:r w:rsidRPr="00C44BAE">
        <w:rPr>
          <w:rFonts w:ascii="Times New Roman" w:eastAsiaTheme="minorEastAsia" w:hAnsi="Times New Roman" w:cs="Times New Roman"/>
          <w:color w:val="374151"/>
          <w:sz w:val="24"/>
          <w:szCs w:val="24"/>
        </w:rPr>
        <w:t xml:space="preserve"> is a magnifying glass that probes into the model’s ability to deliver accurate positive predictions. Our precision score is </w:t>
      </w:r>
      <w:r w:rsidRPr="00C44BAE">
        <w:rPr>
          <w:rFonts w:ascii="Times New Roman" w:eastAsiaTheme="minorEastAsia" w:hAnsi="Times New Roman" w:cs="Times New Roman"/>
          <w:b/>
          <w:bCs/>
          <w:color w:val="374151"/>
          <w:sz w:val="24"/>
          <w:szCs w:val="24"/>
        </w:rPr>
        <w:t>82.</w:t>
      </w:r>
      <w:r w:rsidR="00F83936"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 xml:space="preserve">% </w:t>
      </w:r>
    </w:p>
    <w:p w14:paraId="3633FBAC" w14:textId="63E554E4" w:rsidR="004B4E30" w:rsidRPr="00C44BAE" w:rsidRDefault="60771AA9"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lastRenderedPageBreak/>
        <w:t>The Jaccard score</w:t>
      </w:r>
      <w:r w:rsidRPr="00C44BAE">
        <w:rPr>
          <w:rFonts w:ascii="Times New Roman" w:eastAsiaTheme="minorEastAsia" w:hAnsi="Times New Roman" w:cs="Times New Roman"/>
          <w:color w:val="374151"/>
          <w:sz w:val="24"/>
          <w:szCs w:val="24"/>
        </w:rPr>
        <w:t xml:space="preserve"> is a statistical measure used to quantify the similarity and dissimilarity between two sets. It is particularly useful for comparing the overlap between sets or groups when dealing with binary or categorical data. The Jaccard score provides a value between 0 and 1, where a higher value indicates greater similarity and a lower value indicates greater dissimilarity. Our Jaccard score is </w:t>
      </w:r>
      <w:r w:rsidRPr="00C44BAE">
        <w:rPr>
          <w:rFonts w:ascii="Times New Roman" w:eastAsiaTheme="minorEastAsia" w:hAnsi="Times New Roman" w:cs="Times New Roman"/>
          <w:b/>
          <w:bCs/>
          <w:color w:val="374151"/>
          <w:sz w:val="24"/>
          <w:szCs w:val="24"/>
        </w:rPr>
        <w:t>0.70</w:t>
      </w:r>
    </w:p>
    <w:p w14:paraId="034AD0AE" w14:textId="080FB613" w:rsidR="004B4E30" w:rsidRPr="00C44BAE" w:rsidRDefault="4FD80228" w:rsidP="006B6430">
      <w:pPr>
        <w:spacing w:line="480" w:lineRule="auto"/>
        <w:jc w:val="both"/>
        <w:rPr>
          <w:rFonts w:ascii="Times New Roman" w:eastAsia="Times New Roman" w:hAnsi="Times New Roman" w:cs="Times New Roman"/>
          <w:color w:val="374151"/>
          <w:sz w:val="24"/>
          <w:szCs w:val="24"/>
        </w:rPr>
      </w:pPr>
      <w:r w:rsidRPr="00C44BAE">
        <w:rPr>
          <w:rFonts w:ascii="Times New Roman" w:eastAsia="Times New Roman" w:hAnsi="Times New Roman" w:cs="Times New Roman"/>
          <w:b/>
          <w:bCs/>
          <w:sz w:val="24"/>
          <w:szCs w:val="24"/>
        </w:rPr>
        <w:t>The recall score</w:t>
      </w:r>
      <w:r w:rsidRPr="00C44BAE">
        <w:rPr>
          <w:rFonts w:ascii="Times New Roman" w:eastAsia="Times New Roman" w:hAnsi="Times New Roman" w:cs="Times New Roman"/>
          <w:sz w:val="24"/>
          <w:szCs w:val="24"/>
        </w:rPr>
        <w:t>, also known as sensitivity or true positive rate, is a fundamental metric used in classification and machine learning to evaluate the performance of a model, particularly in tasks involving binary or multiclass classification. It measures the proportion of actual positive instances that were correctly identified by the model. A high recall score indicates that the model is effective at capturing a significant portion of the positive instances. On the other hand, a lower recall score suggests that the model might be missing a considerable number of relevant instances. Our Recall score is</w:t>
      </w:r>
      <w:r w:rsidRPr="00C44BAE">
        <w:rPr>
          <w:rFonts w:ascii="Times New Roman" w:eastAsia="Times New Roman" w:hAnsi="Times New Roman" w:cs="Times New Roman"/>
          <w:b/>
          <w:bCs/>
          <w:sz w:val="24"/>
          <w:szCs w:val="24"/>
        </w:rPr>
        <w:t xml:space="preserve"> 82.44%</w:t>
      </w:r>
      <w:r w:rsidRPr="00C44BAE">
        <w:rPr>
          <w:rFonts w:ascii="Times New Roman" w:eastAsia="Times New Roman" w:hAnsi="Times New Roman" w:cs="Times New Roman"/>
          <w:sz w:val="24"/>
          <w:szCs w:val="24"/>
        </w:rPr>
        <w:t>.</w:t>
      </w:r>
    </w:p>
    <w:p w14:paraId="38F48660" w14:textId="4597A8E0" w:rsidR="004B4E30" w:rsidRPr="00C44BAE" w:rsidRDefault="4FD80228" w:rsidP="006B6430">
      <w:pPr>
        <w:spacing w:line="480" w:lineRule="auto"/>
        <w:jc w:val="both"/>
        <w:rPr>
          <w:rFonts w:ascii="Times New Roman" w:eastAsia="Times New Roman" w:hAnsi="Times New Roman" w:cs="Times New Roman"/>
          <w:color w:val="374151"/>
          <w:sz w:val="24"/>
          <w:szCs w:val="24"/>
        </w:rPr>
      </w:pPr>
      <w:r w:rsidRPr="00C44BAE">
        <w:rPr>
          <w:rFonts w:ascii="Times New Roman" w:eastAsia="Times New Roman" w:hAnsi="Times New Roman" w:cs="Times New Roman"/>
          <w:b/>
          <w:bCs/>
          <w:sz w:val="24"/>
          <w:szCs w:val="24"/>
        </w:rPr>
        <w:t>FI Score</w:t>
      </w:r>
      <w:r w:rsidRPr="00C44BAE">
        <w:rPr>
          <w:rFonts w:ascii="Times New Roman" w:eastAsia="Times New Roman" w:hAnsi="Times New Roman" w:cs="Times New Roman"/>
          <w:sz w:val="24"/>
          <w:szCs w:val="24"/>
        </w:rPr>
        <w:t xml:space="preserve"> is a machine learning evaluation metric that measures the accuracy of a model.  It is the weighted average of precision and recall values and reaches its best at 1 and worst at 0. It is measured in percentages. The F1 score combines the precision and recall scores of the model. The F1 score of our best model, Random Forest, is </w:t>
      </w:r>
      <w:r w:rsidRPr="00C44BAE">
        <w:rPr>
          <w:rFonts w:ascii="Times New Roman" w:eastAsia="Times New Roman" w:hAnsi="Times New Roman" w:cs="Times New Roman"/>
          <w:b/>
          <w:bCs/>
          <w:sz w:val="24"/>
          <w:szCs w:val="24"/>
        </w:rPr>
        <w:t xml:space="preserve">82.44%. </w:t>
      </w:r>
    </w:p>
    <w:p w14:paraId="7D6CAA87" w14:textId="659BFCD3" w:rsidR="004B4E30" w:rsidRPr="00C44BAE" w:rsidRDefault="004B4E30"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t>Receiver Operator Characteristics (ROC) or Area Under Curve (AUC)</w:t>
      </w:r>
      <w:r w:rsidRPr="00C44BAE">
        <w:rPr>
          <w:rFonts w:ascii="Times New Roman" w:eastAsiaTheme="minorEastAsia" w:hAnsi="Times New Roman" w:cs="Times New Roman"/>
          <w:color w:val="374151"/>
          <w:sz w:val="24"/>
          <w:szCs w:val="24"/>
        </w:rPr>
        <w:t xml:space="preserve">. The ROC curve is the plot of true positive and false positive rates. True positive means the predicted positive that is truly positive. False positive means the predicted that negative that is truly negative. Our ROC for the best model is </w:t>
      </w:r>
      <w:r w:rsidRPr="00C44BAE">
        <w:rPr>
          <w:rFonts w:ascii="Times New Roman" w:eastAsiaTheme="minorEastAsia" w:hAnsi="Times New Roman" w:cs="Times New Roman"/>
          <w:b/>
          <w:bCs/>
          <w:color w:val="374151"/>
          <w:sz w:val="24"/>
          <w:szCs w:val="24"/>
        </w:rPr>
        <w:t>78%</w:t>
      </w:r>
      <w:r w:rsidRPr="00C44BAE">
        <w:rPr>
          <w:rFonts w:ascii="Times New Roman" w:eastAsiaTheme="minorEastAsia" w:hAnsi="Times New Roman" w:cs="Times New Roman"/>
          <w:color w:val="374151"/>
          <w:sz w:val="24"/>
          <w:szCs w:val="24"/>
        </w:rPr>
        <w:t xml:space="preserve">. </w:t>
      </w:r>
    </w:p>
    <w:p w14:paraId="6D508BD2" w14:textId="309DFDB7" w:rsidR="00B51A24" w:rsidRPr="00C44BAE" w:rsidRDefault="00B51A24"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14</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Fit Statistics for Random Forest</w:t>
      </w:r>
    </w:p>
    <w:p w14:paraId="6D4E3C2F" w14:textId="6F0A210D" w:rsidR="004B4E30" w:rsidRPr="00C44BAE" w:rsidRDefault="00963A38"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noProof/>
          <w:color w:val="374151"/>
          <w:sz w:val="24"/>
          <w:szCs w:val="24"/>
        </w:rPr>
        <w:drawing>
          <wp:inline distT="0" distB="0" distL="0" distR="0" wp14:anchorId="72A2E4D5" wp14:editId="0E9BA18B">
            <wp:extent cx="5943600" cy="1516380"/>
            <wp:effectExtent l="0" t="0" r="0" b="7620"/>
            <wp:docPr id="1667008948" name="Picture 1667008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08948" name=""/>
                    <pic:cNvPicPr/>
                  </pic:nvPicPr>
                  <pic:blipFill>
                    <a:blip r:embed="rId17"/>
                    <a:stretch>
                      <a:fillRect/>
                    </a:stretch>
                  </pic:blipFill>
                  <pic:spPr>
                    <a:xfrm>
                      <a:off x="0" y="0"/>
                      <a:ext cx="5943600" cy="1516380"/>
                    </a:xfrm>
                    <a:prstGeom prst="rect">
                      <a:avLst/>
                    </a:prstGeom>
                  </pic:spPr>
                </pic:pic>
              </a:graphicData>
            </a:graphic>
          </wp:inline>
        </w:drawing>
      </w:r>
    </w:p>
    <w:p w14:paraId="282E34FF" w14:textId="77777777" w:rsidR="00265699" w:rsidRPr="00C44BAE" w:rsidRDefault="00265699" w:rsidP="006B6430">
      <w:pPr>
        <w:spacing w:line="480" w:lineRule="auto"/>
        <w:jc w:val="both"/>
        <w:rPr>
          <w:rFonts w:ascii="Times New Roman" w:eastAsiaTheme="minorEastAsia" w:hAnsi="Times New Roman" w:cs="Times New Roman"/>
          <w:color w:val="374151"/>
          <w:sz w:val="24"/>
          <w:szCs w:val="24"/>
        </w:rPr>
      </w:pPr>
    </w:p>
    <w:p w14:paraId="4124AA3C" w14:textId="7B4D2B84" w:rsidR="00B51A24" w:rsidRPr="00C44BAE" w:rsidRDefault="00B51A24"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15</w:t>
      </w:r>
      <w:r w:rsidRPr="00C44BAE">
        <w:rPr>
          <w:rFonts w:ascii="Times New Roman" w:hAnsi="Times New Roman" w:cs="Times New Roman"/>
        </w:rPr>
        <w:fldChar w:fldCharType="end"/>
      </w:r>
      <w:r w:rsidRPr="00C44BAE">
        <w:rPr>
          <w:rFonts w:ascii="Times New Roman" w:hAnsi="Times New Roman" w:cs="Times New Roman"/>
        </w:rPr>
        <w:t>:</w:t>
      </w:r>
      <w:r w:rsidRPr="00C44BAE">
        <w:rPr>
          <w:rFonts w:ascii="Times New Roman" w:hAnsi="Times New Roman" w:cs="Times New Roman"/>
          <w:b/>
          <w:bCs/>
        </w:rPr>
        <w:t xml:space="preserve"> ROC Curve for Random Forest</w:t>
      </w:r>
    </w:p>
    <w:p w14:paraId="6D67D434" w14:textId="77777777" w:rsidR="004B4E30" w:rsidRPr="00C44BAE" w:rsidRDefault="004B4E30" w:rsidP="006B6430">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323FC354" wp14:editId="74E60C61">
            <wp:extent cx="5791202" cy="2638425"/>
            <wp:effectExtent l="0" t="0" r="0" b="0"/>
            <wp:docPr id="1249366573" name="Picture 124936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366573"/>
                    <pic:cNvPicPr/>
                  </pic:nvPicPr>
                  <pic:blipFill>
                    <a:blip r:embed="rId18">
                      <a:extLst>
                        <a:ext uri="{28A0092B-C50C-407E-A947-70E740481C1C}">
                          <a14:useLocalDpi xmlns:a14="http://schemas.microsoft.com/office/drawing/2010/main" val="0"/>
                        </a:ext>
                      </a:extLst>
                    </a:blip>
                    <a:stretch>
                      <a:fillRect/>
                    </a:stretch>
                  </pic:blipFill>
                  <pic:spPr>
                    <a:xfrm>
                      <a:off x="0" y="0"/>
                      <a:ext cx="5791202" cy="2638425"/>
                    </a:xfrm>
                    <a:prstGeom prst="rect">
                      <a:avLst/>
                    </a:prstGeom>
                  </pic:spPr>
                </pic:pic>
              </a:graphicData>
            </a:graphic>
          </wp:inline>
        </w:drawing>
      </w:r>
    </w:p>
    <w:p w14:paraId="0CD06BCA" w14:textId="29BCE8BA" w:rsidR="22D35F1A" w:rsidRPr="00C44BAE" w:rsidRDefault="22D35F1A" w:rsidP="006B6430">
      <w:pPr>
        <w:pStyle w:val="Caption"/>
        <w:keepNext/>
        <w:spacing w:line="480" w:lineRule="auto"/>
        <w:jc w:val="both"/>
        <w:rPr>
          <w:rFonts w:ascii="Times New Roman" w:hAnsi="Times New Roman" w:cs="Times New Roman"/>
        </w:rPr>
      </w:pPr>
    </w:p>
    <w:p w14:paraId="1FD254A1" w14:textId="61050CB1" w:rsidR="008A0631" w:rsidRPr="00C44BAE" w:rsidRDefault="008A0631"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16</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Confusion Metrics for Random Forest</w:t>
      </w:r>
    </w:p>
    <w:p w14:paraId="7473A9AE" w14:textId="484B67F1" w:rsidR="22D35F1A" w:rsidRPr="00C44BAE" w:rsidRDefault="00F83936" w:rsidP="006B6430">
      <w:pPr>
        <w:pStyle w:val="Caption"/>
        <w:keepNext/>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0FDF6AB6" wp14:editId="3487404C">
            <wp:extent cx="5943600" cy="4689475"/>
            <wp:effectExtent l="0" t="0" r="0" b="0"/>
            <wp:docPr id="1620996057" name="Picture 162099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6057" name=""/>
                    <pic:cNvPicPr/>
                  </pic:nvPicPr>
                  <pic:blipFill>
                    <a:blip r:embed="rId19"/>
                    <a:stretch>
                      <a:fillRect/>
                    </a:stretch>
                  </pic:blipFill>
                  <pic:spPr>
                    <a:xfrm>
                      <a:off x="0" y="0"/>
                      <a:ext cx="5943600" cy="4689475"/>
                    </a:xfrm>
                    <a:prstGeom prst="rect">
                      <a:avLst/>
                    </a:prstGeom>
                  </pic:spPr>
                </pic:pic>
              </a:graphicData>
            </a:graphic>
          </wp:inline>
        </w:drawing>
      </w:r>
    </w:p>
    <w:p w14:paraId="5A657581" w14:textId="3297A6EB" w:rsidR="38F2174A" w:rsidRPr="00C44BAE" w:rsidRDefault="38F2174A" w:rsidP="006B6430">
      <w:pPr>
        <w:spacing w:line="480" w:lineRule="auto"/>
        <w:jc w:val="both"/>
        <w:rPr>
          <w:rFonts w:ascii="Times New Roman" w:hAnsi="Times New Roman" w:cs="Times New Roman"/>
        </w:rPr>
      </w:pPr>
    </w:p>
    <w:p w14:paraId="740F93AB" w14:textId="063F3B63" w:rsidR="005158C0" w:rsidRPr="00C44BAE" w:rsidRDefault="005158C0"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17</w:t>
      </w:r>
      <w:r w:rsidRPr="00C44BAE">
        <w:rPr>
          <w:rFonts w:ascii="Times New Roman" w:hAnsi="Times New Roman" w:cs="Times New Roman"/>
        </w:rPr>
        <w:fldChar w:fldCharType="end"/>
      </w:r>
      <w:r w:rsidRPr="00C44BAE">
        <w:rPr>
          <w:rFonts w:ascii="Times New Roman" w:hAnsi="Times New Roman" w:cs="Times New Roman"/>
        </w:rPr>
        <w:t>:</w:t>
      </w:r>
      <w:r w:rsidRPr="00C44BAE">
        <w:rPr>
          <w:rFonts w:ascii="Times New Roman" w:hAnsi="Times New Roman" w:cs="Times New Roman"/>
          <w:b/>
          <w:bCs/>
        </w:rPr>
        <w:t>Summary of Random Forest Performance Metrics</w:t>
      </w:r>
    </w:p>
    <w:tbl>
      <w:tblPr>
        <w:tblStyle w:val="TableGrid"/>
        <w:tblW w:w="10249" w:type="dxa"/>
        <w:tblLook w:val="04A0" w:firstRow="1" w:lastRow="0" w:firstColumn="1" w:lastColumn="0" w:noHBand="0" w:noVBand="1"/>
      </w:tblPr>
      <w:tblGrid>
        <w:gridCol w:w="2955"/>
        <w:gridCol w:w="1803"/>
        <w:gridCol w:w="1447"/>
        <w:gridCol w:w="1354"/>
        <w:gridCol w:w="1354"/>
        <w:gridCol w:w="1336"/>
      </w:tblGrid>
      <w:tr w:rsidR="00F52762" w:rsidRPr="00C44BAE" w14:paraId="28B4184C" w14:textId="77777777" w:rsidTr="005158C0">
        <w:trPr>
          <w:trHeight w:val="632"/>
        </w:trPr>
        <w:tc>
          <w:tcPr>
            <w:tcW w:w="2990" w:type="dxa"/>
          </w:tcPr>
          <w:p w14:paraId="2660CA8A"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Model</w:t>
            </w:r>
          </w:p>
        </w:tc>
        <w:tc>
          <w:tcPr>
            <w:tcW w:w="1815" w:type="dxa"/>
          </w:tcPr>
          <w:p w14:paraId="6A46E626"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Accuracy Score</w:t>
            </w:r>
          </w:p>
        </w:tc>
        <w:tc>
          <w:tcPr>
            <w:tcW w:w="1452" w:type="dxa"/>
          </w:tcPr>
          <w:p w14:paraId="3CF82DBA"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Precision</w:t>
            </w:r>
          </w:p>
        </w:tc>
        <w:tc>
          <w:tcPr>
            <w:tcW w:w="1361" w:type="dxa"/>
          </w:tcPr>
          <w:p w14:paraId="17FEFDF5"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F1 Score</w:t>
            </w:r>
          </w:p>
        </w:tc>
        <w:tc>
          <w:tcPr>
            <w:tcW w:w="1361" w:type="dxa"/>
          </w:tcPr>
          <w:p w14:paraId="2C615B20"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Recall</w:t>
            </w:r>
          </w:p>
        </w:tc>
        <w:tc>
          <w:tcPr>
            <w:tcW w:w="1270" w:type="dxa"/>
          </w:tcPr>
          <w:p w14:paraId="2DF19A2A"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ROC/AUC</w:t>
            </w:r>
          </w:p>
        </w:tc>
      </w:tr>
      <w:tr w:rsidR="00F52762" w:rsidRPr="00C44BAE" w14:paraId="0251AF3C" w14:textId="77777777" w:rsidTr="005158C0">
        <w:trPr>
          <w:trHeight w:val="618"/>
        </w:trPr>
        <w:tc>
          <w:tcPr>
            <w:tcW w:w="2990" w:type="dxa"/>
          </w:tcPr>
          <w:p w14:paraId="2014E9B0"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Random Forest</w:t>
            </w:r>
          </w:p>
        </w:tc>
        <w:tc>
          <w:tcPr>
            <w:tcW w:w="1815" w:type="dxa"/>
          </w:tcPr>
          <w:p w14:paraId="5D55C2C0" w14:textId="319EC2E9"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82.</w:t>
            </w:r>
            <w:r w:rsidR="00331377"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w:t>
            </w:r>
          </w:p>
        </w:tc>
        <w:tc>
          <w:tcPr>
            <w:tcW w:w="1452" w:type="dxa"/>
          </w:tcPr>
          <w:p w14:paraId="3E1D3A55" w14:textId="516FD8E3"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82.</w:t>
            </w:r>
            <w:r w:rsidR="00331377"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w:t>
            </w:r>
          </w:p>
        </w:tc>
        <w:tc>
          <w:tcPr>
            <w:tcW w:w="1361" w:type="dxa"/>
          </w:tcPr>
          <w:p w14:paraId="0253AF04" w14:textId="6FC52B66"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82.</w:t>
            </w:r>
            <w:r w:rsidR="00331377"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w:t>
            </w:r>
          </w:p>
        </w:tc>
        <w:tc>
          <w:tcPr>
            <w:tcW w:w="1361" w:type="dxa"/>
          </w:tcPr>
          <w:p w14:paraId="5F6DE1A7" w14:textId="16F122DF"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82.</w:t>
            </w:r>
            <w:r w:rsidR="00331377"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w:t>
            </w:r>
          </w:p>
        </w:tc>
        <w:tc>
          <w:tcPr>
            <w:tcW w:w="1270" w:type="dxa"/>
          </w:tcPr>
          <w:p w14:paraId="15769C2A"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78.18%</w:t>
            </w:r>
          </w:p>
        </w:tc>
      </w:tr>
    </w:tbl>
    <w:p w14:paraId="4CEA540A" w14:textId="36FA1FB5" w:rsidR="620576E9" w:rsidRPr="00C44BAE" w:rsidRDefault="620576E9" w:rsidP="006B6430">
      <w:pPr>
        <w:spacing w:line="480" w:lineRule="auto"/>
        <w:jc w:val="both"/>
        <w:rPr>
          <w:rFonts w:ascii="Times New Roman" w:eastAsiaTheme="minorEastAsia" w:hAnsi="Times New Roman" w:cs="Times New Roman"/>
          <w:b/>
          <w:bCs/>
          <w:color w:val="374151"/>
          <w:sz w:val="24"/>
          <w:szCs w:val="24"/>
        </w:rPr>
      </w:pPr>
    </w:p>
    <w:p w14:paraId="1CCF0AE7" w14:textId="7EEB4AC0" w:rsidR="4FD80228" w:rsidRPr="004D3B77" w:rsidRDefault="4FD80228" w:rsidP="004D3B77">
      <w:pPr>
        <w:pStyle w:val="Heading2"/>
        <w:spacing w:line="480" w:lineRule="auto"/>
        <w:jc w:val="both"/>
        <w:rPr>
          <w:rFonts w:ascii="Times New Roman" w:eastAsiaTheme="minorEastAsia" w:hAnsi="Times New Roman" w:cs="Times New Roman"/>
          <w:b/>
          <w:bCs/>
          <w:color w:val="374151"/>
          <w:sz w:val="24"/>
          <w:szCs w:val="24"/>
        </w:rPr>
      </w:pPr>
      <w:bookmarkStart w:id="53" w:name="_Toc1858527404"/>
      <w:bookmarkStart w:id="54" w:name="_Hlk143452251"/>
      <w:bookmarkStart w:id="55" w:name="_Toc143461142"/>
      <w:r w:rsidRPr="00C44BAE">
        <w:rPr>
          <w:rFonts w:ascii="Times New Roman" w:hAnsi="Times New Roman" w:cs="Times New Roman"/>
        </w:rPr>
        <w:lastRenderedPageBreak/>
        <w:t>Model Sensitivity to Key Drivers</w:t>
      </w:r>
      <w:bookmarkEnd w:id="53"/>
      <w:bookmarkEnd w:id="55"/>
    </w:p>
    <w:p w14:paraId="62E08CEC" w14:textId="6A8EF05F" w:rsidR="38F2174A" w:rsidRPr="00C44BAE" w:rsidRDefault="38F2174A" w:rsidP="006B6430">
      <w:pPr>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43A8AA5D" wp14:editId="2BD56C2D">
            <wp:extent cx="4572000" cy="3419475"/>
            <wp:effectExtent l="0" t="0" r="0" b="0"/>
            <wp:docPr id="1582791937" name="Picture 158279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5302867C" w14:textId="796774CB" w:rsidR="38F2174A" w:rsidRPr="0025341D" w:rsidRDefault="38F2174A" w:rsidP="006B6430">
      <w:pPr>
        <w:spacing w:line="480" w:lineRule="auto"/>
        <w:jc w:val="both"/>
        <w:rPr>
          <w:rFonts w:ascii="Times New Roman" w:eastAsia="Calibri" w:hAnsi="Times New Roman" w:cs="Times New Roman"/>
          <w:color w:val="374151"/>
          <w:sz w:val="24"/>
          <w:szCs w:val="24"/>
        </w:rPr>
      </w:pPr>
      <w:r w:rsidRPr="0025341D">
        <w:rPr>
          <w:rFonts w:ascii="Times New Roman" w:eastAsiaTheme="majorEastAsia" w:hAnsi="Times New Roman" w:cs="Times New Roman"/>
          <w:color w:val="374151"/>
          <w:sz w:val="24"/>
          <w:szCs w:val="24"/>
        </w:rPr>
        <w:t xml:space="preserve">Model sensitivity to key drivers refers to how much a model's predictions or outcomes change in response to variations or changes in the values of its key input variables or features. In other words, it measures how sensitive the model's output is to changes in the most influential factors that drive its predictions. </w:t>
      </w:r>
    </w:p>
    <w:p w14:paraId="53CA4A9C" w14:textId="1CF31C5F" w:rsidR="38F2174A" w:rsidRPr="0025341D" w:rsidRDefault="38F2174A" w:rsidP="006B6430">
      <w:pPr>
        <w:spacing w:line="480" w:lineRule="auto"/>
        <w:jc w:val="both"/>
        <w:rPr>
          <w:rFonts w:ascii="Times New Roman" w:eastAsiaTheme="majorEastAsia" w:hAnsi="Times New Roman" w:cs="Times New Roman"/>
          <w:color w:val="374151"/>
          <w:sz w:val="24"/>
          <w:szCs w:val="24"/>
        </w:rPr>
      </w:pPr>
      <w:r w:rsidRPr="0025341D">
        <w:rPr>
          <w:rFonts w:ascii="Times New Roman" w:eastAsiaTheme="majorEastAsia" w:hAnsi="Times New Roman" w:cs="Times New Roman"/>
          <w:color w:val="374151"/>
          <w:sz w:val="24"/>
          <w:szCs w:val="24"/>
        </w:rPr>
        <w:t xml:space="preserve">In our model, we identified the key drivers </w:t>
      </w:r>
      <w:r w:rsidR="00B0480A" w:rsidRPr="0025341D">
        <w:rPr>
          <w:rFonts w:ascii="Times New Roman" w:eastAsiaTheme="majorEastAsia" w:hAnsi="Times New Roman" w:cs="Times New Roman"/>
          <w:color w:val="374151"/>
          <w:sz w:val="24"/>
          <w:szCs w:val="24"/>
        </w:rPr>
        <w:t>of</w:t>
      </w:r>
      <w:r w:rsidRPr="0025341D">
        <w:rPr>
          <w:rFonts w:ascii="Times New Roman" w:eastAsiaTheme="majorEastAsia" w:hAnsi="Times New Roman" w:cs="Times New Roman"/>
          <w:color w:val="374151"/>
          <w:sz w:val="24"/>
          <w:szCs w:val="24"/>
        </w:rPr>
        <w:t xml:space="preserve"> the model from the features of importance. The outcome of the model is sensitive to these features and any change in the features will change the model’s outcome such as the performance metrics. </w:t>
      </w:r>
    </w:p>
    <w:p w14:paraId="0283BC53" w14:textId="4EFB15BA" w:rsidR="003977BA" w:rsidRPr="00FE4D51" w:rsidRDefault="4FD80228" w:rsidP="006B6430">
      <w:pPr>
        <w:spacing w:line="480" w:lineRule="auto"/>
        <w:rPr>
          <w:rFonts w:ascii="Times New Roman" w:hAnsi="Times New Roman" w:cs="Times New Roman"/>
          <w:b/>
          <w:bCs/>
          <w:sz w:val="24"/>
          <w:szCs w:val="24"/>
        </w:rPr>
      </w:pPr>
      <w:bookmarkStart w:id="56" w:name="_Toc1511513705"/>
      <w:bookmarkStart w:id="57" w:name="_Toc143461143"/>
      <w:bookmarkEnd w:id="54"/>
      <w:r w:rsidRPr="00FE4D51">
        <w:rPr>
          <w:rStyle w:val="Heading1Char"/>
          <w:b/>
          <w:bCs/>
        </w:rPr>
        <w:t>Initial Model Fit Statistics</w:t>
      </w:r>
      <w:bookmarkEnd w:id="56"/>
      <w:bookmarkEnd w:id="57"/>
    </w:p>
    <w:p w14:paraId="04ECDC0B" w14:textId="38C3F03D" w:rsidR="75479BCC" w:rsidRPr="00C44BAE" w:rsidRDefault="00B95D79" w:rsidP="006B6430">
      <w:pPr>
        <w:spacing w:line="480" w:lineRule="auto"/>
        <w:jc w:val="both"/>
        <w:rPr>
          <w:rFonts w:ascii="Times New Roman" w:eastAsiaTheme="minorEastAsia" w:hAnsi="Times New Roman" w:cs="Times New Roman"/>
          <w:color w:val="374151"/>
          <w:sz w:val="24"/>
          <w:szCs w:val="24"/>
        </w:rPr>
      </w:pPr>
      <w:bookmarkStart w:id="58" w:name="_Hlk143439533"/>
      <w:r w:rsidRPr="00C44BAE">
        <w:rPr>
          <w:rFonts w:ascii="Times New Roman" w:eastAsiaTheme="minorEastAsia" w:hAnsi="Times New Roman" w:cs="Times New Roman"/>
          <w:color w:val="374151"/>
          <w:sz w:val="24"/>
          <w:szCs w:val="24"/>
        </w:rPr>
        <w:t xml:space="preserve">These initial model fit statistics are used to assess how well the model captures patterns and relationships in the training data. However, they are not always sufficient to determine the model's performance on new, unseen data. It's important to also perform validation using a separate </w:t>
      </w:r>
      <w:r w:rsidRPr="00C44BAE">
        <w:rPr>
          <w:rFonts w:ascii="Times New Roman" w:eastAsiaTheme="minorEastAsia" w:hAnsi="Times New Roman" w:cs="Times New Roman"/>
          <w:color w:val="374151"/>
          <w:sz w:val="24"/>
          <w:szCs w:val="24"/>
        </w:rPr>
        <w:lastRenderedPageBreak/>
        <w:t xml:space="preserve">validation or test dataset to ensure that the model generalizes well to new data. Additionally, refining the model through iterative processes of feature engineering, hyperparameter tuning, and evaluation is crucial to </w:t>
      </w:r>
      <w:r w:rsidR="00843A8A" w:rsidRPr="00C44BAE">
        <w:rPr>
          <w:rFonts w:ascii="Times New Roman" w:eastAsiaTheme="minorEastAsia" w:hAnsi="Times New Roman" w:cs="Times New Roman"/>
          <w:color w:val="374151"/>
          <w:sz w:val="24"/>
          <w:szCs w:val="24"/>
        </w:rPr>
        <w:t>achieving</w:t>
      </w:r>
      <w:r w:rsidRPr="00C44BAE">
        <w:rPr>
          <w:rFonts w:ascii="Times New Roman" w:eastAsiaTheme="minorEastAsia" w:hAnsi="Times New Roman" w:cs="Times New Roman"/>
          <w:color w:val="374151"/>
          <w:sz w:val="24"/>
          <w:szCs w:val="24"/>
        </w:rPr>
        <w:t xml:space="preserve"> optimal performance. </w:t>
      </w:r>
      <w:r w:rsidR="75479BCC" w:rsidRPr="00C44BAE">
        <w:rPr>
          <w:rFonts w:ascii="Times New Roman" w:eastAsiaTheme="minorEastAsia" w:hAnsi="Times New Roman" w:cs="Times New Roman"/>
          <w:color w:val="374151"/>
          <w:sz w:val="24"/>
          <w:szCs w:val="24"/>
        </w:rPr>
        <w:t>Initial model fit statistics</w:t>
      </w:r>
      <w:r w:rsidR="00843A8A" w:rsidRPr="00C44BAE">
        <w:rPr>
          <w:rFonts w:ascii="Times New Roman" w:eastAsiaTheme="minorEastAsia" w:hAnsi="Times New Roman" w:cs="Times New Roman"/>
          <w:color w:val="374151"/>
          <w:sz w:val="24"/>
          <w:szCs w:val="24"/>
        </w:rPr>
        <w:t>, therefore,</w:t>
      </w:r>
      <w:r w:rsidRPr="00C44BAE">
        <w:rPr>
          <w:rFonts w:ascii="Times New Roman" w:eastAsiaTheme="minorEastAsia" w:hAnsi="Times New Roman" w:cs="Times New Roman"/>
          <w:color w:val="374151"/>
          <w:sz w:val="24"/>
          <w:szCs w:val="24"/>
        </w:rPr>
        <w:t xml:space="preserve"> </w:t>
      </w:r>
      <w:r w:rsidR="00843A8A" w:rsidRPr="00C44BAE">
        <w:rPr>
          <w:rFonts w:ascii="Times New Roman" w:eastAsiaTheme="minorEastAsia" w:hAnsi="Times New Roman" w:cs="Times New Roman"/>
          <w:color w:val="374151"/>
          <w:sz w:val="24"/>
          <w:szCs w:val="24"/>
        </w:rPr>
        <w:t>are</w:t>
      </w:r>
      <w:r w:rsidRPr="00C44BAE">
        <w:rPr>
          <w:rFonts w:ascii="Times New Roman" w:eastAsiaTheme="minorEastAsia" w:hAnsi="Times New Roman" w:cs="Times New Roman"/>
          <w:color w:val="374151"/>
          <w:sz w:val="24"/>
          <w:szCs w:val="24"/>
        </w:rPr>
        <w:t xml:space="preserve"> the</w:t>
      </w:r>
      <w:r w:rsidR="75479BCC" w:rsidRPr="00C44BAE">
        <w:rPr>
          <w:rFonts w:ascii="Times New Roman" w:eastAsiaTheme="minorEastAsia" w:hAnsi="Times New Roman" w:cs="Times New Roman"/>
          <w:color w:val="374151"/>
          <w:sz w:val="24"/>
          <w:szCs w:val="24"/>
        </w:rPr>
        <w:t xml:space="preserve"> summary metrics and information obtained after training a statistical or machine learning model using a given dataset. Fit statistics is the starting point for evaluating the model performance. They include accuracy score, precision score, F1 score, Recall score, Jaccard score, Log loss, Receiver Operator Characteristics (ROC)</w:t>
      </w:r>
      <w:r w:rsidR="00FE231C" w:rsidRPr="00C44BAE">
        <w:rPr>
          <w:rFonts w:ascii="Times New Roman" w:eastAsiaTheme="minorEastAsia" w:hAnsi="Times New Roman" w:cs="Times New Roman"/>
          <w:color w:val="374151"/>
          <w:sz w:val="24"/>
          <w:szCs w:val="24"/>
        </w:rPr>
        <w:t>,</w:t>
      </w:r>
      <w:r w:rsidR="75479BCC" w:rsidRPr="00C44BAE">
        <w:rPr>
          <w:rFonts w:ascii="Times New Roman" w:eastAsiaTheme="minorEastAsia" w:hAnsi="Times New Roman" w:cs="Times New Roman"/>
          <w:color w:val="374151"/>
          <w:sz w:val="24"/>
          <w:szCs w:val="24"/>
        </w:rPr>
        <w:t xml:space="preserve"> or Area Under Curve (AUC). Our best model based on the Fit Statistics is Random Forest. Random Forest is a versatile </w:t>
      </w:r>
      <w:r w:rsidR="00FE231C" w:rsidRPr="00C44BAE">
        <w:rPr>
          <w:rFonts w:ascii="Times New Roman" w:eastAsiaTheme="minorEastAsia" w:hAnsi="Times New Roman" w:cs="Times New Roman"/>
          <w:color w:val="374151"/>
          <w:sz w:val="24"/>
          <w:szCs w:val="24"/>
        </w:rPr>
        <w:t>machine-learning</w:t>
      </w:r>
      <w:r w:rsidR="75479BCC" w:rsidRPr="00C44BAE">
        <w:rPr>
          <w:rFonts w:ascii="Times New Roman" w:eastAsiaTheme="minorEastAsia" w:hAnsi="Times New Roman" w:cs="Times New Roman"/>
          <w:color w:val="374151"/>
          <w:sz w:val="24"/>
          <w:szCs w:val="24"/>
        </w:rPr>
        <w:t xml:space="preserve"> algorithm </w:t>
      </w:r>
      <w:r w:rsidR="001C4698" w:rsidRPr="00C44BAE">
        <w:rPr>
          <w:rFonts w:ascii="Times New Roman" w:eastAsiaTheme="minorEastAsia" w:hAnsi="Times New Roman" w:cs="Times New Roman"/>
          <w:color w:val="374151"/>
          <w:sz w:val="24"/>
          <w:szCs w:val="24"/>
        </w:rPr>
        <w:t>that</w:t>
      </w:r>
      <w:r w:rsidR="75479BCC" w:rsidRPr="00C44BAE">
        <w:rPr>
          <w:rFonts w:ascii="Times New Roman" w:eastAsiaTheme="minorEastAsia" w:hAnsi="Times New Roman" w:cs="Times New Roman"/>
          <w:color w:val="374151"/>
          <w:sz w:val="24"/>
          <w:szCs w:val="24"/>
        </w:rPr>
        <w:t xml:space="preserve"> leverages an ensemble of multiple decision trees to generate predictions.  An important feature of the Random Forest algorithm is its ability to handle continuous and categorical variables.  It can handle complex datasets and mitigate against overfitting thereby making it a very useful tool for machine learning prediction.  </w:t>
      </w:r>
      <w:bookmarkEnd w:id="58"/>
    </w:p>
    <w:p w14:paraId="05BC9D30" w14:textId="398BDEA9" w:rsidR="00041512" w:rsidRPr="00C44BAE" w:rsidRDefault="4FD80228" w:rsidP="006B6430">
      <w:pPr>
        <w:keepNext/>
        <w:keepLines/>
        <w:spacing w:line="480" w:lineRule="auto"/>
        <w:jc w:val="both"/>
        <w:rPr>
          <w:rFonts w:ascii="Times New Roman" w:hAnsi="Times New Roman" w:cs="Times New Roman"/>
        </w:rPr>
      </w:pPr>
      <w:r w:rsidRPr="00C44BAE">
        <w:rPr>
          <w:rFonts w:ascii="Times New Roman" w:hAnsi="Times New Roman" w:cs="Times New Roman"/>
        </w:rPr>
        <w:t xml:space="preserve"> </w:t>
      </w:r>
      <w:bookmarkStart w:id="59" w:name="_Toc143461144"/>
      <w:r w:rsidRPr="00C44BAE">
        <w:rPr>
          <w:rStyle w:val="Heading1Char"/>
          <w:rFonts w:ascii="Times New Roman" w:hAnsi="Times New Roman" w:cs="Times New Roman"/>
        </w:rPr>
        <w:t>Risk Tiering (e.g., no action, report, refit, rebuild)</w:t>
      </w:r>
      <w:bookmarkEnd w:id="59"/>
    </w:p>
    <w:p w14:paraId="53B89F59" w14:textId="647D5FC3" w:rsidR="75479BCC" w:rsidRPr="006B6430" w:rsidRDefault="75479BCC"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Risk tiering is a process used in risk management to categorize and group entities, assets, or activities based on their level of risk exposure. It involves assigning different risk levels or tiers to different elements to prioritize and allocate resources, interventions, and mitigation strategies more effectively. In our case, risk tiering is the ability of financial institutions or credit lenders to be able </w:t>
      </w:r>
      <w:r w:rsidR="00C67311" w:rsidRPr="006B6430">
        <w:rPr>
          <w:rFonts w:ascii="Times New Roman" w:eastAsiaTheme="minorEastAsia" w:hAnsi="Times New Roman" w:cs="Times New Roman"/>
          <w:color w:val="374151"/>
          <w:sz w:val="24"/>
          <w:szCs w:val="24"/>
        </w:rPr>
        <w:t xml:space="preserve">to </w:t>
      </w:r>
      <w:r w:rsidRPr="006B6430">
        <w:rPr>
          <w:rFonts w:ascii="Times New Roman" w:eastAsiaTheme="minorEastAsia" w:hAnsi="Times New Roman" w:cs="Times New Roman"/>
          <w:color w:val="374151"/>
          <w:sz w:val="24"/>
          <w:szCs w:val="24"/>
        </w:rPr>
        <w:t xml:space="preserve">assess and properly </w:t>
      </w:r>
      <w:r w:rsidR="00C67311" w:rsidRPr="006B6430">
        <w:rPr>
          <w:rFonts w:ascii="Times New Roman" w:eastAsiaTheme="minorEastAsia" w:hAnsi="Times New Roman" w:cs="Times New Roman"/>
          <w:color w:val="374151"/>
          <w:sz w:val="24"/>
          <w:szCs w:val="24"/>
        </w:rPr>
        <w:t>categorize</w:t>
      </w:r>
      <w:r w:rsidRPr="006B6430">
        <w:rPr>
          <w:rFonts w:ascii="Times New Roman" w:eastAsiaTheme="minorEastAsia" w:hAnsi="Times New Roman" w:cs="Times New Roman"/>
          <w:color w:val="374151"/>
          <w:sz w:val="24"/>
          <w:szCs w:val="24"/>
        </w:rPr>
        <w:t xml:space="preserve"> credit card customers into buckets of risk. It is imperative to state that our model is built on historical data of customers available to us. There is a possibility of model risk associated with the prediction because the other information about customers </w:t>
      </w:r>
      <w:r w:rsidR="00717154" w:rsidRPr="006B6430">
        <w:rPr>
          <w:rFonts w:ascii="Times New Roman" w:eastAsiaTheme="minorEastAsia" w:hAnsi="Times New Roman" w:cs="Times New Roman"/>
          <w:color w:val="374151"/>
          <w:sz w:val="24"/>
          <w:szCs w:val="24"/>
        </w:rPr>
        <w:t xml:space="preserve">is </w:t>
      </w:r>
      <w:r w:rsidRPr="006B6430">
        <w:rPr>
          <w:rFonts w:ascii="Times New Roman" w:eastAsiaTheme="minorEastAsia" w:hAnsi="Times New Roman" w:cs="Times New Roman"/>
          <w:color w:val="374151"/>
          <w:sz w:val="24"/>
          <w:szCs w:val="24"/>
        </w:rPr>
        <w:t xml:space="preserve">not available in the dataset. For instance, the dataset does not contain information about customers’ </w:t>
      </w:r>
      <w:r w:rsidR="00020889" w:rsidRPr="006B6430">
        <w:rPr>
          <w:rFonts w:ascii="Times New Roman" w:eastAsiaTheme="minorEastAsia" w:hAnsi="Times New Roman" w:cs="Times New Roman"/>
          <w:color w:val="374151"/>
          <w:sz w:val="24"/>
          <w:szCs w:val="24"/>
        </w:rPr>
        <w:t>deposit</w:t>
      </w:r>
      <w:r w:rsidRPr="006B6430">
        <w:rPr>
          <w:rFonts w:ascii="Times New Roman" w:eastAsiaTheme="minorEastAsia" w:hAnsi="Times New Roman" w:cs="Times New Roman"/>
          <w:color w:val="374151"/>
          <w:sz w:val="24"/>
          <w:szCs w:val="24"/>
        </w:rPr>
        <w:t xml:space="preserve"> balance history, no information about past credit </w:t>
      </w:r>
      <w:r w:rsidR="004602EA" w:rsidRPr="006B6430">
        <w:rPr>
          <w:rFonts w:ascii="Times New Roman" w:eastAsiaTheme="minorEastAsia" w:hAnsi="Times New Roman" w:cs="Times New Roman"/>
          <w:color w:val="374151"/>
          <w:sz w:val="24"/>
          <w:szCs w:val="24"/>
        </w:rPr>
        <w:t>ratings</w:t>
      </w:r>
      <w:r w:rsidR="00AA373A" w:rsidRPr="006B6430">
        <w:rPr>
          <w:rFonts w:ascii="Times New Roman" w:eastAsiaTheme="minorEastAsia" w:hAnsi="Times New Roman" w:cs="Times New Roman"/>
          <w:color w:val="374151"/>
          <w:sz w:val="24"/>
          <w:szCs w:val="24"/>
        </w:rPr>
        <w:t>,</w:t>
      </w:r>
      <w:r w:rsidRPr="006B6430">
        <w:rPr>
          <w:rFonts w:ascii="Times New Roman" w:eastAsiaTheme="minorEastAsia" w:hAnsi="Times New Roman" w:cs="Times New Roman"/>
          <w:color w:val="374151"/>
          <w:sz w:val="24"/>
          <w:szCs w:val="24"/>
        </w:rPr>
        <w:t xml:space="preserve"> and, also, no information about customers’ dependents. Due to </w:t>
      </w:r>
      <w:r w:rsidR="005D20D6" w:rsidRPr="006B6430">
        <w:rPr>
          <w:rFonts w:ascii="Times New Roman" w:eastAsiaTheme="minorEastAsia" w:hAnsi="Times New Roman" w:cs="Times New Roman"/>
          <w:color w:val="374151"/>
          <w:sz w:val="24"/>
          <w:szCs w:val="24"/>
        </w:rPr>
        <w:t xml:space="preserve">the </w:t>
      </w:r>
      <w:r w:rsidRPr="006B6430">
        <w:rPr>
          <w:rFonts w:ascii="Times New Roman" w:eastAsiaTheme="minorEastAsia" w:hAnsi="Times New Roman" w:cs="Times New Roman"/>
          <w:color w:val="374151"/>
          <w:sz w:val="24"/>
          <w:szCs w:val="24"/>
        </w:rPr>
        <w:t xml:space="preserve">unavailability of such information, we categorize the model risk </w:t>
      </w:r>
      <w:r w:rsidR="00522AB9" w:rsidRPr="006B6430">
        <w:rPr>
          <w:rFonts w:ascii="Times New Roman" w:eastAsiaTheme="minorEastAsia" w:hAnsi="Times New Roman" w:cs="Times New Roman"/>
          <w:color w:val="374151"/>
          <w:sz w:val="24"/>
          <w:szCs w:val="24"/>
        </w:rPr>
        <w:lastRenderedPageBreak/>
        <w:t>as</w:t>
      </w:r>
      <w:r w:rsidRPr="006B6430">
        <w:rPr>
          <w:rFonts w:ascii="Times New Roman" w:eastAsiaTheme="minorEastAsia" w:hAnsi="Times New Roman" w:cs="Times New Roman"/>
          <w:color w:val="374151"/>
          <w:sz w:val="24"/>
          <w:szCs w:val="24"/>
        </w:rPr>
        <w:t xml:space="preserve"> low. However, users of the model need to develop a risk model using risk scorecards to group customers based on the model prediction of default and not default.  </w:t>
      </w:r>
    </w:p>
    <w:p w14:paraId="4AFED897" w14:textId="07FEF510" w:rsidR="75479BCC" w:rsidRPr="006B6430" w:rsidRDefault="75479BCC"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Besides these, the possibility of variable drift could also pose a risk to the prediction of this model. If there are changes to the factors used in this model, they affect the accuracy of the predicted model when deployed. Below is the categorization of the risks associated with our model.</w:t>
      </w:r>
    </w:p>
    <w:p w14:paraId="649B4D8E" w14:textId="585E5F41" w:rsidR="75479BCC" w:rsidRPr="006B6430" w:rsidRDefault="00103945"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Low-Risk</w:t>
      </w:r>
      <w:r w:rsidR="75479BCC" w:rsidRPr="006B6430">
        <w:rPr>
          <w:rFonts w:ascii="Times New Roman" w:eastAsiaTheme="minorEastAsia" w:hAnsi="Times New Roman" w:cs="Times New Roman"/>
          <w:b/>
          <w:bCs/>
          <w:color w:val="374151"/>
          <w:sz w:val="24"/>
          <w:szCs w:val="24"/>
        </w:rPr>
        <w:t xml:space="preserve"> Tier:</w:t>
      </w:r>
      <w:r w:rsidR="75479BCC" w:rsidRPr="006B6430">
        <w:rPr>
          <w:rFonts w:ascii="Times New Roman" w:eastAsiaTheme="minorEastAsia" w:hAnsi="Times New Roman" w:cs="Times New Roman"/>
          <w:color w:val="374151"/>
          <w:sz w:val="24"/>
          <w:szCs w:val="24"/>
        </w:rPr>
        <w:t xml:space="preserve"> Our report covers the initial stages of model development, including data preprocessing, variables monitoring, and data quality checks. These steps are fundamental and aim to ensure the reliability and accuracy of the data, which is essential for building a robust predictive model. The absence of missing values and the utilization of techniques such as Cap and Floor for handling outliers indicates a thorough approach to data preparation.</w:t>
      </w:r>
    </w:p>
    <w:p w14:paraId="442C2D12" w14:textId="0CA13409" w:rsidR="75479BCC" w:rsidRPr="006B6430" w:rsidRDefault="75479BCC"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 xml:space="preserve">The Moderate Risk Tier: </w:t>
      </w:r>
      <w:r w:rsidRPr="006B6430">
        <w:rPr>
          <w:rFonts w:ascii="Times New Roman" w:eastAsiaTheme="minorEastAsia" w:hAnsi="Times New Roman" w:cs="Times New Roman"/>
          <w:color w:val="374151"/>
          <w:sz w:val="24"/>
          <w:szCs w:val="24"/>
        </w:rPr>
        <w:t xml:space="preserve">We discuss the implementation of Variable Drift Monitoring Tolerance, which indicates an awareness of potential changes in the statistical properties of variables over time. This demonstrates a proactive approach to ensuring model accuracy and stability post-deployment. The recognition of </w:t>
      </w:r>
      <w:r w:rsidR="00A079E4" w:rsidRPr="006B6430">
        <w:rPr>
          <w:rFonts w:ascii="Times New Roman" w:eastAsiaTheme="minorEastAsia" w:hAnsi="Times New Roman" w:cs="Times New Roman"/>
          <w:color w:val="374151"/>
          <w:sz w:val="24"/>
          <w:szCs w:val="24"/>
        </w:rPr>
        <w:t>variables’</w:t>
      </w:r>
      <w:r w:rsidRPr="006B6430">
        <w:rPr>
          <w:rFonts w:ascii="Times New Roman" w:eastAsiaTheme="minorEastAsia" w:hAnsi="Times New Roman" w:cs="Times New Roman"/>
          <w:color w:val="374151"/>
          <w:sz w:val="24"/>
          <w:szCs w:val="24"/>
        </w:rPr>
        <w:t xml:space="preserve"> sensitivity to changing customer statuses and the need for ongoing monitoring aligns with responsible model maintenance.</w:t>
      </w:r>
    </w:p>
    <w:p w14:paraId="2B794EDF" w14:textId="204F377A" w:rsidR="75479BCC" w:rsidRPr="006B6430" w:rsidRDefault="75479BCC"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 xml:space="preserve">Moderate to Higher Risk Tier: </w:t>
      </w:r>
      <w:r w:rsidRPr="006B6430">
        <w:rPr>
          <w:rFonts w:ascii="Times New Roman" w:eastAsiaTheme="minorEastAsia" w:hAnsi="Times New Roman" w:cs="Times New Roman"/>
          <w:color w:val="374151"/>
          <w:sz w:val="24"/>
          <w:szCs w:val="24"/>
        </w:rPr>
        <w:t>Our Initial Model Fit Statistics and the evaluation of model performance metrics introduces more complexity and technical detail. Our report acknowledges key metrics such as accuracy score, precision score, Jaccard score, Recall score, and F1 score. While these metrics provide valuable insights into model performance, their correct interpretation and effective utilization require a deeper understanding of machine learning concepts and statistics.</w:t>
      </w:r>
    </w:p>
    <w:p w14:paraId="70B79C41" w14:textId="7719B16A" w:rsidR="75479BCC" w:rsidRPr="006B6430" w:rsidRDefault="38F2174A"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 xml:space="preserve">High-Risk Tier: </w:t>
      </w:r>
      <w:r w:rsidRPr="006B6430">
        <w:rPr>
          <w:rFonts w:ascii="Times New Roman" w:eastAsiaTheme="minorEastAsia" w:hAnsi="Times New Roman" w:cs="Times New Roman"/>
          <w:color w:val="374151"/>
          <w:sz w:val="24"/>
          <w:szCs w:val="24"/>
        </w:rPr>
        <w:t xml:space="preserve">The utilization of Random Forest algorithms for the final model, along with the interpretation of metrics like ROC and AUC, enters the realm of advanced machine learning. </w:t>
      </w:r>
      <w:r w:rsidRPr="006B6430">
        <w:rPr>
          <w:rFonts w:ascii="Times New Roman" w:eastAsiaTheme="minorEastAsia" w:hAnsi="Times New Roman" w:cs="Times New Roman"/>
          <w:color w:val="374151"/>
          <w:sz w:val="24"/>
          <w:szCs w:val="24"/>
        </w:rPr>
        <w:lastRenderedPageBreak/>
        <w:t>Random Forest is a powerful technique, but its optimal implementation demands a strong grasp of ensemble methods, feature importance, and hyperparameter tuning. Similarly, ROC and AUC involve intricate analysis of model discrimination and classification performance.</w:t>
      </w:r>
    </w:p>
    <w:p w14:paraId="6B0E8F0C" w14:textId="10D49094" w:rsidR="0F1B1CBC"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60" w:name="_Toc1740319934"/>
      <w:bookmarkStart w:id="61" w:name="_Toc143461145"/>
      <w:r w:rsidRPr="00C44BAE">
        <w:rPr>
          <w:rFonts w:ascii="Times New Roman" w:hAnsi="Times New Roman" w:cs="Times New Roman"/>
          <w:b/>
          <w:bCs/>
        </w:rPr>
        <w:t>Model Assumptions and Limitations</w:t>
      </w:r>
      <w:bookmarkEnd w:id="60"/>
      <w:bookmarkEnd w:id="61"/>
    </w:p>
    <w:p w14:paraId="6A7B6CAB" w14:textId="5D56029B" w:rsidR="38F2174A" w:rsidRPr="006B6430" w:rsidRDefault="38F2174A" w:rsidP="006B6430">
      <w:pPr>
        <w:pStyle w:val="ListParagraph"/>
        <w:numPr>
          <w:ilvl w:val="0"/>
          <w:numId w:val="1"/>
        </w:num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The model assumed that the variables used for training the model are independent and not correlated. There is a class correlation between some classes of variables where some variables in the same class tend to have </w:t>
      </w:r>
      <w:r w:rsidR="00B0480A" w:rsidRPr="006B6430">
        <w:rPr>
          <w:rFonts w:ascii="Times New Roman" w:eastAsiaTheme="minorEastAsia" w:hAnsi="Times New Roman" w:cs="Times New Roman"/>
          <w:color w:val="374151"/>
          <w:sz w:val="24"/>
          <w:szCs w:val="24"/>
        </w:rPr>
        <w:t xml:space="preserve">a </w:t>
      </w:r>
      <w:r w:rsidRPr="006B6430">
        <w:rPr>
          <w:rFonts w:ascii="Times New Roman" w:eastAsiaTheme="minorEastAsia" w:hAnsi="Times New Roman" w:cs="Times New Roman"/>
          <w:color w:val="374151"/>
          <w:sz w:val="24"/>
          <w:szCs w:val="24"/>
        </w:rPr>
        <w:t xml:space="preserve">correlation </w:t>
      </w:r>
      <w:r w:rsidR="00B0480A" w:rsidRPr="006B6430">
        <w:rPr>
          <w:rFonts w:ascii="Times New Roman" w:eastAsiaTheme="minorEastAsia" w:hAnsi="Times New Roman" w:cs="Times New Roman"/>
          <w:color w:val="374151"/>
          <w:sz w:val="24"/>
          <w:szCs w:val="24"/>
        </w:rPr>
        <w:t xml:space="preserve">coefficient </w:t>
      </w:r>
      <w:r w:rsidRPr="006B6430">
        <w:rPr>
          <w:rFonts w:ascii="Times New Roman" w:eastAsiaTheme="minorEastAsia" w:hAnsi="Times New Roman" w:cs="Times New Roman"/>
          <w:color w:val="374151"/>
          <w:sz w:val="24"/>
          <w:szCs w:val="24"/>
        </w:rPr>
        <w:t xml:space="preserve">above our range. We did not remove such variables because they were correlated with themselves and not correlated with other variables in the dataset. The variables affected are Pay_2 to Pay_5 and Bill_Amt_2 to Bill_Amt5. Removing these variables will affect the performance of the model. </w:t>
      </w:r>
    </w:p>
    <w:p w14:paraId="75564419" w14:textId="7D3A86E2" w:rsidR="38F2174A" w:rsidRPr="006B6430" w:rsidRDefault="38F2174A" w:rsidP="006B6430">
      <w:pPr>
        <w:pStyle w:val="ListParagraph"/>
        <w:numPr>
          <w:ilvl w:val="0"/>
          <w:numId w:val="1"/>
        </w:num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Our training data is representative of the entire population or the problem domain.</w:t>
      </w:r>
    </w:p>
    <w:p w14:paraId="4DDEA7F0" w14:textId="2F95D48D" w:rsidR="38F2174A" w:rsidRPr="006B6430" w:rsidRDefault="4FD80228" w:rsidP="006B6430">
      <w:pPr>
        <w:spacing w:line="480" w:lineRule="auto"/>
        <w:rPr>
          <w:rFonts w:ascii="Times New Roman" w:eastAsiaTheme="minorEastAsia" w:hAnsi="Times New Roman" w:cs="Times New Roman"/>
          <w:b/>
          <w:bCs/>
          <w:color w:val="374151"/>
          <w:sz w:val="24"/>
          <w:szCs w:val="24"/>
        </w:rPr>
      </w:pPr>
      <w:bookmarkStart w:id="62" w:name="_Toc491960595"/>
      <w:r w:rsidRPr="006B6430">
        <w:rPr>
          <w:rFonts w:ascii="Times New Roman" w:hAnsi="Times New Roman" w:cs="Times New Roman"/>
          <w:b/>
          <w:bCs/>
          <w:sz w:val="24"/>
          <w:szCs w:val="24"/>
        </w:rPr>
        <w:t>The limitations of the model are</w:t>
      </w:r>
      <w:bookmarkEnd w:id="62"/>
    </w:p>
    <w:p w14:paraId="4BE39D82" w14:textId="4D702B32" w:rsidR="38F2174A" w:rsidRPr="006B6430" w:rsidRDefault="38F2174A" w:rsidP="006B6430">
      <w:pPr>
        <w:pStyle w:val="ListParagraph"/>
        <w:numPr>
          <w:ilvl w:val="0"/>
          <w:numId w:val="2"/>
        </w:num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Black Box Model. Our best model, Random Forest is a black box model because its internal is difficult to interpret especially when dealing with </w:t>
      </w:r>
      <w:r w:rsidR="00B0480A" w:rsidRPr="006B6430">
        <w:rPr>
          <w:rFonts w:ascii="Times New Roman" w:eastAsiaTheme="minorEastAsia" w:hAnsi="Times New Roman" w:cs="Times New Roman"/>
          <w:color w:val="374151"/>
          <w:sz w:val="24"/>
          <w:szCs w:val="24"/>
        </w:rPr>
        <w:t xml:space="preserve">a </w:t>
      </w:r>
      <w:r w:rsidRPr="006B6430">
        <w:rPr>
          <w:rFonts w:ascii="Times New Roman" w:eastAsiaTheme="minorEastAsia" w:hAnsi="Times New Roman" w:cs="Times New Roman"/>
          <w:color w:val="374151"/>
          <w:sz w:val="24"/>
          <w:szCs w:val="24"/>
        </w:rPr>
        <w:t xml:space="preserve">large dataset. </w:t>
      </w:r>
    </w:p>
    <w:p w14:paraId="4BD0B635" w14:textId="26A8BFC5" w:rsidR="00D26C31" w:rsidRPr="006B6430" w:rsidRDefault="38F2174A" w:rsidP="006B6430">
      <w:pPr>
        <w:pStyle w:val="ListParagraph"/>
        <w:numPr>
          <w:ilvl w:val="0"/>
          <w:numId w:val="2"/>
        </w:num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Hyperparameter Tuning. Our best model, Random Forest is less sensitive to hyperparameter tuning</w:t>
      </w:r>
      <w:r w:rsidR="00B0480A" w:rsidRPr="006B6430">
        <w:rPr>
          <w:rFonts w:ascii="Times New Roman" w:eastAsiaTheme="minorEastAsia" w:hAnsi="Times New Roman" w:cs="Times New Roman"/>
          <w:color w:val="374151"/>
          <w:sz w:val="24"/>
          <w:szCs w:val="24"/>
        </w:rPr>
        <w:t>,</w:t>
      </w:r>
      <w:r w:rsidRPr="006B6430">
        <w:rPr>
          <w:rFonts w:ascii="Times New Roman" w:eastAsiaTheme="minorEastAsia" w:hAnsi="Times New Roman" w:cs="Times New Roman"/>
          <w:color w:val="374151"/>
          <w:sz w:val="24"/>
          <w:szCs w:val="24"/>
        </w:rPr>
        <w:t xml:space="preserve"> and finding the right combination of hyperparameters for optimal performance of the model can be challenging. It also takes a lot of time to run using a set of hyperparameters that can improve its performance. </w:t>
      </w:r>
    </w:p>
    <w:p w14:paraId="2A36C57C" w14:textId="514E83B7" w:rsidR="00D00B57"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63" w:name="_Toc1567372272"/>
      <w:bookmarkStart w:id="64" w:name="_Hlk143438932"/>
      <w:bookmarkStart w:id="65" w:name="_Toc143461146"/>
      <w:r w:rsidRPr="00C44BAE">
        <w:rPr>
          <w:rFonts w:ascii="Times New Roman" w:hAnsi="Times New Roman" w:cs="Times New Roman"/>
          <w:b/>
          <w:bCs/>
        </w:rPr>
        <w:lastRenderedPageBreak/>
        <w:t>Recommendations</w:t>
      </w:r>
      <w:bookmarkEnd w:id="63"/>
      <w:bookmarkEnd w:id="65"/>
    </w:p>
    <w:p w14:paraId="0DD3123D" w14:textId="02224E1D" w:rsidR="00E241F8" w:rsidRPr="006B6430" w:rsidRDefault="00CB24EE"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From the </w:t>
      </w:r>
      <w:r w:rsidR="006F228F" w:rsidRPr="006B6430">
        <w:rPr>
          <w:rFonts w:ascii="Times New Roman" w:eastAsiaTheme="minorEastAsia" w:hAnsi="Times New Roman" w:cs="Times New Roman"/>
          <w:color w:val="374151"/>
          <w:sz w:val="24"/>
          <w:szCs w:val="24"/>
        </w:rPr>
        <w:t>outcome of the model, the categ</w:t>
      </w:r>
      <w:r w:rsidR="00380C4A" w:rsidRPr="006B6430">
        <w:rPr>
          <w:rFonts w:ascii="Times New Roman" w:eastAsiaTheme="minorEastAsia" w:hAnsi="Times New Roman" w:cs="Times New Roman"/>
          <w:color w:val="374151"/>
          <w:sz w:val="24"/>
          <w:szCs w:val="24"/>
        </w:rPr>
        <w:t xml:space="preserve">orical </w:t>
      </w:r>
      <w:r w:rsidR="004B4ED4" w:rsidRPr="006B6430">
        <w:rPr>
          <w:rFonts w:ascii="Times New Roman" w:eastAsiaTheme="minorEastAsia" w:hAnsi="Times New Roman" w:cs="Times New Roman"/>
          <w:color w:val="374151"/>
          <w:sz w:val="24"/>
          <w:szCs w:val="24"/>
        </w:rPr>
        <w:t xml:space="preserve">features </w:t>
      </w:r>
      <w:r w:rsidR="009C1543" w:rsidRPr="006B6430">
        <w:rPr>
          <w:rFonts w:ascii="Times New Roman" w:eastAsiaTheme="minorEastAsia" w:hAnsi="Times New Roman" w:cs="Times New Roman"/>
          <w:color w:val="374151"/>
          <w:sz w:val="24"/>
          <w:szCs w:val="24"/>
        </w:rPr>
        <w:t xml:space="preserve">are </w:t>
      </w:r>
      <w:r w:rsidR="00E90461" w:rsidRPr="006B6430">
        <w:rPr>
          <w:rFonts w:ascii="Times New Roman" w:eastAsiaTheme="minorEastAsia" w:hAnsi="Times New Roman" w:cs="Times New Roman"/>
          <w:color w:val="374151"/>
          <w:sz w:val="24"/>
          <w:szCs w:val="24"/>
        </w:rPr>
        <w:t xml:space="preserve">risk factors that the </w:t>
      </w:r>
      <w:r w:rsidR="00CC4715" w:rsidRPr="006B6430">
        <w:rPr>
          <w:rFonts w:ascii="Times New Roman" w:eastAsiaTheme="minorEastAsia" w:hAnsi="Times New Roman" w:cs="Times New Roman"/>
          <w:color w:val="374151"/>
          <w:sz w:val="24"/>
          <w:szCs w:val="24"/>
        </w:rPr>
        <w:t>credit analyst must pay attention</w:t>
      </w:r>
      <w:r w:rsidR="6F5CED2C" w:rsidRPr="006B6430">
        <w:rPr>
          <w:rFonts w:ascii="Times New Roman" w:eastAsiaTheme="minorEastAsia" w:hAnsi="Times New Roman" w:cs="Times New Roman"/>
          <w:color w:val="374151"/>
          <w:sz w:val="24"/>
          <w:szCs w:val="24"/>
        </w:rPr>
        <w:t xml:space="preserve"> to</w:t>
      </w:r>
      <w:r w:rsidR="002501A4" w:rsidRPr="006B6430">
        <w:rPr>
          <w:rFonts w:ascii="Times New Roman" w:eastAsiaTheme="minorEastAsia" w:hAnsi="Times New Roman" w:cs="Times New Roman"/>
          <w:color w:val="374151"/>
          <w:sz w:val="24"/>
          <w:szCs w:val="24"/>
        </w:rPr>
        <w:t xml:space="preserve"> </w:t>
      </w:r>
      <w:r w:rsidR="00401684" w:rsidRPr="006B6430">
        <w:rPr>
          <w:rFonts w:ascii="Times New Roman" w:eastAsiaTheme="minorEastAsia" w:hAnsi="Times New Roman" w:cs="Times New Roman"/>
          <w:color w:val="374151"/>
          <w:sz w:val="24"/>
          <w:szCs w:val="24"/>
        </w:rPr>
        <w:t>female</w:t>
      </w:r>
      <w:r w:rsidR="1D513051" w:rsidRPr="006B6430">
        <w:rPr>
          <w:rFonts w:ascii="Times New Roman" w:eastAsiaTheme="minorEastAsia" w:hAnsi="Times New Roman" w:cs="Times New Roman"/>
          <w:color w:val="374151"/>
          <w:sz w:val="24"/>
          <w:szCs w:val="24"/>
        </w:rPr>
        <w:t xml:space="preserve"> </w:t>
      </w:r>
      <w:r w:rsidR="2BB1C3E5" w:rsidRPr="006B6430">
        <w:rPr>
          <w:rFonts w:ascii="Times New Roman" w:eastAsiaTheme="minorEastAsia" w:hAnsi="Times New Roman" w:cs="Times New Roman"/>
          <w:color w:val="374151"/>
          <w:sz w:val="24"/>
          <w:szCs w:val="24"/>
        </w:rPr>
        <w:t>gende</w:t>
      </w:r>
      <w:r w:rsidR="001F0296" w:rsidRPr="006B6430">
        <w:rPr>
          <w:rFonts w:ascii="Times New Roman" w:eastAsiaTheme="minorEastAsia" w:hAnsi="Times New Roman" w:cs="Times New Roman"/>
          <w:color w:val="374151"/>
          <w:sz w:val="24"/>
          <w:szCs w:val="24"/>
        </w:rPr>
        <w:t>r</w:t>
      </w:r>
      <w:r w:rsidR="00401684" w:rsidRPr="006B6430">
        <w:rPr>
          <w:rFonts w:ascii="Times New Roman" w:eastAsiaTheme="minorEastAsia" w:hAnsi="Times New Roman" w:cs="Times New Roman"/>
          <w:color w:val="374151"/>
          <w:sz w:val="24"/>
          <w:szCs w:val="24"/>
        </w:rPr>
        <w:t xml:space="preserve">, </w:t>
      </w:r>
      <w:r w:rsidR="00C30C22" w:rsidRPr="006B6430">
        <w:rPr>
          <w:rFonts w:ascii="Times New Roman" w:eastAsiaTheme="minorEastAsia" w:hAnsi="Times New Roman" w:cs="Times New Roman"/>
          <w:color w:val="374151"/>
          <w:sz w:val="24"/>
          <w:szCs w:val="24"/>
        </w:rPr>
        <w:t>university students, age</w:t>
      </w:r>
      <w:r w:rsidR="00183C3A" w:rsidRPr="006B6430">
        <w:rPr>
          <w:rFonts w:ascii="Times New Roman" w:eastAsiaTheme="minorEastAsia" w:hAnsi="Times New Roman" w:cs="Times New Roman"/>
          <w:color w:val="374151"/>
          <w:sz w:val="24"/>
          <w:szCs w:val="24"/>
        </w:rPr>
        <w:t>s between 24 to 29</w:t>
      </w:r>
      <w:r w:rsidR="00F76811" w:rsidRPr="006B6430">
        <w:rPr>
          <w:rFonts w:ascii="Times New Roman" w:eastAsiaTheme="minorEastAsia" w:hAnsi="Times New Roman" w:cs="Times New Roman"/>
          <w:color w:val="374151"/>
          <w:sz w:val="24"/>
          <w:szCs w:val="24"/>
        </w:rPr>
        <w:t>, limit balance of $50,000</w:t>
      </w:r>
      <w:r w:rsidR="00992011" w:rsidRPr="006B6430">
        <w:rPr>
          <w:rFonts w:ascii="Times New Roman" w:eastAsiaTheme="minorEastAsia" w:hAnsi="Times New Roman" w:cs="Times New Roman"/>
          <w:color w:val="374151"/>
          <w:sz w:val="24"/>
          <w:szCs w:val="24"/>
        </w:rPr>
        <w:t>,</w:t>
      </w:r>
      <w:r w:rsidR="00183C3A" w:rsidRPr="006B6430">
        <w:rPr>
          <w:rFonts w:ascii="Times New Roman" w:eastAsiaTheme="minorEastAsia" w:hAnsi="Times New Roman" w:cs="Times New Roman"/>
          <w:color w:val="374151"/>
          <w:sz w:val="24"/>
          <w:szCs w:val="24"/>
        </w:rPr>
        <w:t xml:space="preserve"> and </w:t>
      </w:r>
      <w:r w:rsidR="005D7858" w:rsidRPr="006B6430">
        <w:rPr>
          <w:rFonts w:ascii="Times New Roman" w:eastAsiaTheme="minorEastAsia" w:hAnsi="Times New Roman" w:cs="Times New Roman"/>
          <w:color w:val="374151"/>
          <w:sz w:val="24"/>
          <w:szCs w:val="24"/>
        </w:rPr>
        <w:t>single marital status</w:t>
      </w:r>
      <w:r w:rsidR="00E31480" w:rsidRPr="006B6430">
        <w:rPr>
          <w:rFonts w:ascii="Times New Roman" w:eastAsiaTheme="minorEastAsia" w:hAnsi="Times New Roman" w:cs="Times New Roman"/>
          <w:color w:val="374151"/>
          <w:sz w:val="24"/>
          <w:szCs w:val="24"/>
        </w:rPr>
        <w:t xml:space="preserve"> </w:t>
      </w:r>
      <w:r w:rsidR="00542F4D" w:rsidRPr="006B6430">
        <w:rPr>
          <w:rFonts w:ascii="Times New Roman" w:eastAsiaTheme="minorEastAsia" w:hAnsi="Times New Roman" w:cs="Times New Roman"/>
          <w:color w:val="374151"/>
          <w:sz w:val="24"/>
          <w:szCs w:val="24"/>
        </w:rPr>
        <w:t xml:space="preserve">because </w:t>
      </w:r>
      <w:r w:rsidR="00E31480" w:rsidRPr="006B6430">
        <w:rPr>
          <w:rFonts w:ascii="Times New Roman" w:eastAsiaTheme="minorEastAsia" w:hAnsi="Times New Roman" w:cs="Times New Roman"/>
          <w:color w:val="374151"/>
          <w:sz w:val="24"/>
          <w:szCs w:val="24"/>
        </w:rPr>
        <w:t xml:space="preserve">these </w:t>
      </w:r>
      <w:r w:rsidR="0087060F" w:rsidRPr="006B6430">
        <w:rPr>
          <w:rFonts w:ascii="Times New Roman" w:eastAsiaTheme="minorEastAsia" w:hAnsi="Times New Roman" w:cs="Times New Roman"/>
          <w:color w:val="374151"/>
          <w:sz w:val="24"/>
          <w:szCs w:val="24"/>
        </w:rPr>
        <w:t xml:space="preserve">were </w:t>
      </w:r>
      <w:r w:rsidR="00610AE4" w:rsidRPr="006B6430">
        <w:rPr>
          <w:rFonts w:ascii="Times New Roman" w:eastAsiaTheme="minorEastAsia" w:hAnsi="Times New Roman" w:cs="Times New Roman"/>
          <w:color w:val="374151"/>
          <w:sz w:val="24"/>
          <w:szCs w:val="24"/>
        </w:rPr>
        <w:t xml:space="preserve">the </w:t>
      </w:r>
      <w:r w:rsidR="00665127" w:rsidRPr="006B6430">
        <w:rPr>
          <w:rFonts w:ascii="Times New Roman" w:eastAsiaTheme="minorEastAsia" w:hAnsi="Times New Roman" w:cs="Times New Roman"/>
          <w:color w:val="374151"/>
          <w:sz w:val="24"/>
          <w:szCs w:val="24"/>
        </w:rPr>
        <w:t>class</w:t>
      </w:r>
      <w:r w:rsidR="00F77B59" w:rsidRPr="006B6430">
        <w:rPr>
          <w:rFonts w:ascii="Times New Roman" w:eastAsiaTheme="minorEastAsia" w:hAnsi="Times New Roman" w:cs="Times New Roman"/>
          <w:color w:val="374151"/>
          <w:sz w:val="24"/>
          <w:szCs w:val="24"/>
        </w:rPr>
        <w:t>es</w:t>
      </w:r>
      <w:r w:rsidR="00665127" w:rsidRPr="006B6430">
        <w:rPr>
          <w:rFonts w:ascii="Times New Roman" w:eastAsiaTheme="minorEastAsia" w:hAnsi="Times New Roman" w:cs="Times New Roman"/>
          <w:color w:val="374151"/>
          <w:sz w:val="24"/>
          <w:szCs w:val="24"/>
        </w:rPr>
        <w:t xml:space="preserve"> in the</w:t>
      </w:r>
      <w:r w:rsidR="000F0650" w:rsidRPr="006B6430">
        <w:rPr>
          <w:rFonts w:ascii="Times New Roman" w:eastAsiaTheme="minorEastAsia" w:hAnsi="Times New Roman" w:cs="Times New Roman"/>
          <w:color w:val="374151"/>
          <w:sz w:val="24"/>
          <w:szCs w:val="24"/>
        </w:rPr>
        <w:t xml:space="preserve"> model that </w:t>
      </w:r>
      <w:r w:rsidR="00992011" w:rsidRPr="006B6430">
        <w:rPr>
          <w:rFonts w:ascii="Times New Roman" w:eastAsiaTheme="minorEastAsia" w:hAnsi="Times New Roman" w:cs="Times New Roman"/>
          <w:color w:val="374151"/>
          <w:sz w:val="24"/>
          <w:szCs w:val="24"/>
        </w:rPr>
        <w:t>ha</w:t>
      </w:r>
      <w:r w:rsidR="00F77B59" w:rsidRPr="006B6430">
        <w:rPr>
          <w:rFonts w:ascii="Times New Roman" w:eastAsiaTheme="minorEastAsia" w:hAnsi="Times New Roman" w:cs="Times New Roman"/>
          <w:color w:val="374151"/>
          <w:sz w:val="24"/>
          <w:szCs w:val="24"/>
        </w:rPr>
        <w:t>ve</w:t>
      </w:r>
      <w:r w:rsidR="000F0650" w:rsidRPr="006B6430">
        <w:rPr>
          <w:rFonts w:ascii="Times New Roman" w:eastAsiaTheme="minorEastAsia" w:hAnsi="Times New Roman" w:cs="Times New Roman"/>
          <w:color w:val="374151"/>
          <w:sz w:val="24"/>
          <w:szCs w:val="24"/>
        </w:rPr>
        <w:t xml:space="preserve"> the </w:t>
      </w:r>
      <w:r w:rsidR="000C4BB0" w:rsidRPr="006B6430">
        <w:rPr>
          <w:rFonts w:ascii="Times New Roman" w:eastAsiaTheme="minorEastAsia" w:hAnsi="Times New Roman" w:cs="Times New Roman"/>
          <w:color w:val="374151"/>
          <w:sz w:val="24"/>
          <w:szCs w:val="24"/>
        </w:rPr>
        <w:t xml:space="preserve">highest </w:t>
      </w:r>
      <w:r w:rsidR="00176AB0" w:rsidRPr="006B6430">
        <w:rPr>
          <w:rFonts w:ascii="Times New Roman" w:eastAsiaTheme="minorEastAsia" w:hAnsi="Times New Roman" w:cs="Times New Roman"/>
          <w:color w:val="374151"/>
          <w:sz w:val="24"/>
          <w:szCs w:val="24"/>
        </w:rPr>
        <w:t xml:space="preserve">rate </w:t>
      </w:r>
      <w:r w:rsidR="00F91D1F" w:rsidRPr="006B6430">
        <w:rPr>
          <w:rFonts w:ascii="Times New Roman" w:eastAsiaTheme="minorEastAsia" w:hAnsi="Times New Roman" w:cs="Times New Roman"/>
          <w:color w:val="374151"/>
          <w:sz w:val="24"/>
          <w:szCs w:val="24"/>
        </w:rPr>
        <w:t xml:space="preserve">of </w:t>
      </w:r>
      <w:r w:rsidR="000C4BB0" w:rsidRPr="006B6430">
        <w:rPr>
          <w:rFonts w:ascii="Times New Roman" w:eastAsiaTheme="minorEastAsia" w:hAnsi="Times New Roman" w:cs="Times New Roman"/>
          <w:color w:val="374151"/>
          <w:sz w:val="24"/>
          <w:szCs w:val="24"/>
        </w:rPr>
        <w:t xml:space="preserve">default. </w:t>
      </w:r>
    </w:p>
    <w:p w14:paraId="2603B67B" w14:textId="39BA7087" w:rsidR="0003091D" w:rsidRPr="006B6430" w:rsidRDefault="0003091D"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The </w:t>
      </w:r>
      <w:r w:rsidR="0064220E" w:rsidRPr="006B6430">
        <w:rPr>
          <w:rFonts w:ascii="Times New Roman" w:eastAsiaTheme="minorEastAsia" w:hAnsi="Times New Roman" w:cs="Times New Roman"/>
          <w:color w:val="374151"/>
          <w:sz w:val="24"/>
          <w:szCs w:val="24"/>
        </w:rPr>
        <w:t xml:space="preserve">data analyst </w:t>
      </w:r>
      <w:r w:rsidR="001056C3" w:rsidRPr="006B6430">
        <w:rPr>
          <w:rFonts w:ascii="Times New Roman" w:eastAsiaTheme="minorEastAsia" w:hAnsi="Times New Roman" w:cs="Times New Roman"/>
          <w:color w:val="374151"/>
          <w:sz w:val="24"/>
          <w:szCs w:val="24"/>
        </w:rPr>
        <w:t xml:space="preserve">should </w:t>
      </w:r>
      <w:r w:rsidR="00E0580E" w:rsidRPr="006B6430">
        <w:rPr>
          <w:rFonts w:ascii="Times New Roman" w:eastAsiaTheme="minorEastAsia" w:hAnsi="Times New Roman" w:cs="Times New Roman"/>
          <w:color w:val="374151"/>
          <w:sz w:val="24"/>
          <w:szCs w:val="24"/>
        </w:rPr>
        <w:t>reduce t</w:t>
      </w:r>
      <w:r w:rsidR="00115310" w:rsidRPr="006B6430">
        <w:rPr>
          <w:rFonts w:ascii="Times New Roman" w:eastAsiaTheme="minorEastAsia" w:hAnsi="Times New Roman" w:cs="Times New Roman"/>
          <w:color w:val="374151"/>
          <w:sz w:val="24"/>
          <w:szCs w:val="24"/>
        </w:rPr>
        <w:t>he s</w:t>
      </w:r>
      <w:r w:rsidR="00B11E65" w:rsidRPr="006B6430">
        <w:rPr>
          <w:rFonts w:ascii="Times New Roman" w:eastAsiaTheme="minorEastAsia" w:hAnsi="Times New Roman" w:cs="Times New Roman"/>
          <w:color w:val="374151"/>
          <w:sz w:val="24"/>
          <w:szCs w:val="24"/>
        </w:rPr>
        <w:t xml:space="preserve">kewness </w:t>
      </w:r>
      <w:r w:rsidR="0004530E" w:rsidRPr="006B6430">
        <w:rPr>
          <w:rFonts w:ascii="Times New Roman" w:eastAsiaTheme="minorEastAsia" w:hAnsi="Times New Roman" w:cs="Times New Roman"/>
          <w:color w:val="374151"/>
          <w:sz w:val="24"/>
          <w:szCs w:val="24"/>
        </w:rPr>
        <w:t xml:space="preserve">of the four skewed variables to </w:t>
      </w:r>
      <w:r w:rsidR="00EF40E8" w:rsidRPr="006B6430">
        <w:rPr>
          <w:rFonts w:ascii="Times New Roman" w:eastAsiaTheme="minorEastAsia" w:hAnsi="Times New Roman" w:cs="Times New Roman"/>
          <w:color w:val="374151"/>
          <w:sz w:val="24"/>
          <w:szCs w:val="24"/>
        </w:rPr>
        <w:t xml:space="preserve">further </w:t>
      </w:r>
      <w:r w:rsidR="0004530E" w:rsidRPr="006B6430">
        <w:rPr>
          <w:rFonts w:ascii="Times New Roman" w:eastAsiaTheme="minorEastAsia" w:hAnsi="Times New Roman" w:cs="Times New Roman"/>
          <w:color w:val="374151"/>
          <w:sz w:val="24"/>
          <w:szCs w:val="24"/>
        </w:rPr>
        <w:t xml:space="preserve">improve the model performance. </w:t>
      </w:r>
    </w:p>
    <w:p w14:paraId="2B72104C" w14:textId="3BDC7192" w:rsidR="00600FF6" w:rsidRPr="006B6430" w:rsidRDefault="00600FF6"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We also recommend that </w:t>
      </w:r>
      <w:r w:rsidR="001469C5" w:rsidRPr="006B6430">
        <w:rPr>
          <w:rFonts w:ascii="Times New Roman" w:eastAsiaTheme="minorEastAsia" w:hAnsi="Times New Roman" w:cs="Times New Roman"/>
          <w:color w:val="374151"/>
          <w:sz w:val="24"/>
          <w:szCs w:val="24"/>
        </w:rPr>
        <w:t xml:space="preserve">more </w:t>
      </w:r>
      <w:r w:rsidR="006336AD" w:rsidRPr="006B6430">
        <w:rPr>
          <w:rFonts w:ascii="Times New Roman" w:eastAsiaTheme="minorEastAsia" w:hAnsi="Times New Roman" w:cs="Times New Roman"/>
          <w:color w:val="374151"/>
          <w:sz w:val="24"/>
          <w:szCs w:val="24"/>
        </w:rPr>
        <w:t>advanced analytic</w:t>
      </w:r>
      <w:r w:rsidR="00397DB8" w:rsidRPr="006B6430">
        <w:rPr>
          <w:rFonts w:ascii="Times New Roman" w:eastAsiaTheme="minorEastAsia" w:hAnsi="Times New Roman" w:cs="Times New Roman"/>
          <w:color w:val="374151"/>
          <w:sz w:val="24"/>
          <w:szCs w:val="24"/>
        </w:rPr>
        <w:t xml:space="preserve">al techniques be used to </w:t>
      </w:r>
      <w:r w:rsidR="00711DDB" w:rsidRPr="006B6430">
        <w:rPr>
          <w:rFonts w:ascii="Times New Roman" w:eastAsiaTheme="minorEastAsia" w:hAnsi="Times New Roman" w:cs="Times New Roman"/>
          <w:color w:val="374151"/>
          <w:sz w:val="24"/>
          <w:szCs w:val="24"/>
        </w:rPr>
        <w:t xml:space="preserve">get </w:t>
      </w:r>
      <w:r w:rsidR="00EF40E8" w:rsidRPr="006B6430">
        <w:rPr>
          <w:rFonts w:ascii="Times New Roman" w:eastAsiaTheme="minorEastAsia" w:hAnsi="Times New Roman" w:cs="Times New Roman"/>
          <w:color w:val="374151"/>
          <w:sz w:val="24"/>
          <w:szCs w:val="24"/>
        </w:rPr>
        <w:t xml:space="preserve">a </w:t>
      </w:r>
      <w:r w:rsidR="00711DDB" w:rsidRPr="006B6430">
        <w:rPr>
          <w:rFonts w:ascii="Times New Roman" w:eastAsiaTheme="minorEastAsia" w:hAnsi="Times New Roman" w:cs="Times New Roman"/>
          <w:color w:val="374151"/>
          <w:sz w:val="24"/>
          <w:szCs w:val="24"/>
        </w:rPr>
        <w:t xml:space="preserve">better </w:t>
      </w:r>
      <w:r w:rsidR="00EF40E8" w:rsidRPr="006B6430">
        <w:rPr>
          <w:rFonts w:ascii="Times New Roman" w:eastAsiaTheme="minorEastAsia" w:hAnsi="Times New Roman" w:cs="Times New Roman"/>
          <w:color w:val="374151"/>
          <w:sz w:val="24"/>
          <w:szCs w:val="24"/>
        </w:rPr>
        <w:t xml:space="preserve">model </w:t>
      </w:r>
      <w:r w:rsidR="00711DDB" w:rsidRPr="006B6430">
        <w:rPr>
          <w:rFonts w:ascii="Times New Roman" w:eastAsiaTheme="minorEastAsia" w:hAnsi="Times New Roman" w:cs="Times New Roman"/>
          <w:color w:val="374151"/>
          <w:sz w:val="24"/>
          <w:szCs w:val="24"/>
        </w:rPr>
        <w:t xml:space="preserve">performance. </w:t>
      </w:r>
    </w:p>
    <w:p w14:paraId="58428FD2" w14:textId="17C8CFA8"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By implementing proactive measures, such as analytics in credit risk assessment, borrower education, and early intervention programs, financial institutions can reduce the incidence of credit card defaults. This leads to lower default rates, indicating improved credit quality and reduced financial distress for cardholders.</w:t>
      </w:r>
    </w:p>
    <w:p w14:paraId="0C944CD9" w14:textId="77777777"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Addressing credit card defaults involves providing support and assistance to cardholders facing financial challenges. By offering financial education, debt counseling, and tailored repayment options, financial institutions can help individuals regain control of their finances and improve their overall financial well-being.</w:t>
      </w:r>
    </w:p>
    <w:p w14:paraId="3054E757" w14:textId="77777777"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Addressing credit card defaults requires financial institutions to review and enhance their lending practices. This includes implementing robust credit risk assessment processes, ensuring appropriate credit limits, and promoting responsible borrowing behavior. These practices contribute to a healthier credit ecosystem and reduce the risk of customers obtaining credit beyond their means.</w:t>
      </w:r>
    </w:p>
    <w:p w14:paraId="443BCB86" w14:textId="77777777"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lastRenderedPageBreak/>
        <w:t>Effective default management strategies, such as responsive customer service, clear communication, and fair treatment of cardholders in financial distress, enhance the overall customer experience. By addressing credit card defaults promptly and providing supportive services, financial institutions can build stronger relationships with their customers.</w:t>
      </w:r>
    </w:p>
    <w:p w14:paraId="0487ACA6" w14:textId="77777777"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Addressing credit card defaults necessitates robust risk management practices. Financial institutions that implement comprehensive credit risk management frameworks, including effective monitoring systems, risk assessment models, and stress testing, strengthen their ability to identify, measure, and mitigate credit risk. This contributes to the overall quality of their risk management practices.</w:t>
      </w:r>
    </w:p>
    <w:p w14:paraId="63F71BEB" w14:textId="77777777"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By demonstrating a commitment to addressing credit card defaults and assisting cardholders in financial distress, financial institutions can build trust and enhance their reputation. Trustworthy and reputable institutions are more likely to attract new customers, retain existing ones, and establish long-term relationships with stakeholders.</w:t>
      </w:r>
    </w:p>
    <w:p w14:paraId="7F3AD048" w14:textId="36800188" w:rsidR="00361FFA"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66" w:name="_Toc1897241806"/>
      <w:bookmarkStart w:id="67" w:name="_Toc143461147"/>
      <w:r w:rsidRPr="00C44BAE">
        <w:rPr>
          <w:rFonts w:ascii="Times New Roman" w:hAnsi="Times New Roman" w:cs="Times New Roman"/>
          <w:b/>
          <w:bCs/>
        </w:rPr>
        <w:t>Conclusions</w:t>
      </w:r>
      <w:bookmarkEnd w:id="66"/>
      <w:bookmarkEnd w:id="67"/>
    </w:p>
    <w:p w14:paraId="7AA7BDFB" w14:textId="5608E61F" w:rsidR="003F1125" w:rsidRPr="006B6430" w:rsidRDefault="00905D31" w:rsidP="006B6430">
      <w:pPr>
        <w:spacing w:after="0" w:line="480" w:lineRule="auto"/>
        <w:ind w:left="360"/>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In conclusion, </w:t>
      </w:r>
      <w:r w:rsidR="00AA12CE" w:rsidRPr="006B6430">
        <w:rPr>
          <w:rFonts w:ascii="Times New Roman" w:eastAsiaTheme="minorEastAsia" w:hAnsi="Times New Roman" w:cs="Times New Roman"/>
          <w:color w:val="374151"/>
          <w:sz w:val="24"/>
          <w:szCs w:val="24"/>
        </w:rPr>
        <w:t>we believe that the insights drawn from th</w:t>
      </w:r>
      <w:r w:rsidR="000A7393" w:rsidRPr="006B6430">
        <w:rPr>
          <w:rFonts w:ascii="Times New Roman" w:eastAsiaTheme="minorEastAsia" w:hAnsi="Times New Roman" w:cs="Times New Roman"/>
          <w:color w:val="374151"/>
          <w:sz w:val="24"/>
          <w:szCs w:val="24"/>
        </w:rPr>
        <w:t xml:space="preserve">is project will assist </w:t>
      </w:r>
      <w:r w:rsidR="00B264D9" w:rsidRPr="006B6430">
        <w:rPr>
          <w:rFonts w:ascii="Times New Roman" w:eastAsiaTheme="minorEastAsia" w:hAnsi="Times New Roman" w:cs="Times New Roman"/>
          <w:color w:val="374151"/>
          <w:sz w:val="24"/>
          <w:szCs w:val="24"/>
        </w:rPr>
        <w:t xml:space="preserve">banks and other </w:t>
      </w:r>
      <w:r w:rsidR="00E9450A" w:rsidRPr="006B6430">
        <w:rPr>
          <w:rFonts w:ascii="Times New Roman" w:eastAsiaTheme="minorEastAsia" w:hAnsi="Times New Roman" w:cs="Times New Roman"/>
          <w:color w:val="374151"/>
          <w:sz w:val="24"/>
          <w:szCs w:val="24"/>
        </w:rPr>
        <w:t xml:space="preserve">lending institutions </w:t>
      </w:r>
      <w:r w:rsidR="000B5495" w:rsidRPr="006B6430">
        <w:rPr>
          <w:rFonts w:ascii="Times New Roman" w:eastAsiaTheme="minorEastAsia" w:hAnsi="Times New Roman" w:cs="Times New Roman"/>
          <w:color w:val="374151"/>
          <w:sz w:val="24"/>
          <w:szCs w:val="24"/>
        </w:rPr>
        <w:t xml:space="preserve">in their credit risk management. </w:t>
      </w:r>
      <w:r w:rsidR="00862552" w:rsidRPr="006B6430">
        <w:rPr>
          <w:rFonts w:ascii="Times New Roman" w:eastAsiaTheme="minorEastAsia" w:hAnsi="Times New Roman" w:cs="Times New Roman"/>
          <w:color w:val="374151"/>
          <w:sz w:val="24"/>
          <w:szCs w:val="24"/>
        </w:rPr>
        <w:t>W</w:t>
      </w:r>
      <w:r w:rsidR="00F046A4" w:rsidRPr="006B6430">
        <w:rPr>
          <w:rFonts w:ascii="Times New Roman" w:eastAsiaTheme="minorEastAsia" w:hAnsi="Times New Roman" w:cs="Times New Roman"/>
          <w:color w:val="374151"/>
          <w:sz w:val="24"/>
          <w:szCs w:val="24"/>
        </w:rPr>
        <w:t xml:space="preserve">e </w:t>
      </w:r>
      <w:r w:rsidR="008232F4" w:rsidRPr="006B6430">
        <w:rPr>
          <w:rFonts w:ascii="Times New Roman" w:eastAsiaTheme="minorEastAsia" w:hAnsi="Times New Roman" w:cs="Times New Roman"/>
          <w:color w:val="374151"/>
          <w:sz w:val="24"/>
          <w:szCs w:val="24"/>
        </w:rPr>
        <w:t>encourage credit analyst</w:t>
      </w:r>
      <w:r w:rsidR="007223AB" w:rsidRPr="006B6430">
        <w:rPr>
          <w:rFonts w:ascii="Times New Roman" w:eastAsiaTheme="minorEastAsia" w:hAnsi="Times New Roman" w:cs="Times New Roman"/>
          <w:color w:val="374151"/>
          <w:sz w:val="24"/>
          <w:szCs w:val="24"/>
        </w:rPr>
        <w:t>s</w:t>
      </w:r>
      <w:r w:rsidR="008232F4" w:rsidRPr="006B6430">
        <w:rPr>
          <w:rFonts w:ascii="Times New Roman" w:eastAsiaTheme="minorEastAsia" w:hAnsi="Times New Roman" w:cs="Times New Roman"/>
          <w:color w:val="374151"/>
          <w:sz w:val="24"/>
          <w:szCs w:val="24"/>
        </w:rPr>
        <w:t xml:space="preserve"> </w:t>
      </w:r>
      <w:r w:rsidR="006A71A7" w:rsidRPr="006B6430">
        <w:rPr>
          <w:rFonts w:ascii="Times New Roman" w:eastAsiaTheme="minorEastAsia" w:hAnsi="Times New Roman" w:cs="Times New Roman"/>
          <w:color w:val="374151"/>
          <w:sz w:val="24"/>
          <w:szCs w:val="24"/>
        </w:rPr>
        <w:t xml:space="preserve">to </w:t>
      </w:r>
      <w:r w:rsidR="003B59CF" w:rsidRPr="006B6430">
        <w:rPr>
          <w:rFonts w:ascii="Times New Roman" w:eastAsiaTheme="minorEastAsia" w:hAnsi="Times New Roman" w:cs="Times New Roman"/>
          <w:color w:val="374151"/>
          <w:sz w:val="24"/>
          <w:szCs w:val="24"/>
        </w:rPr>
        <w:t>make</w:t>
      </w:r>
      <w:r w:rsidR="007223AB" w:rsidRPr="006B6430">
        <w:rPr>
          <w:rFonts w:ascii="Times New Roman" w:eastAsiaTheme="minorEastAsia" w:hAnsi="Times New Roman" w:cs="Times New Roman"/>
          <w:color w:val="374151"/>
          <w:sz w:val="24"/>
          <w:szCs w:val="24"/>
        </w:rPr>
        <w:t xml:space="preserve"> use of </w:t>
      </w:r>
      <w:r w:rsidR="00512FF2" w:rsidRPr="006B6430">
        <w:rPr>
          <w:rFonts w:ascii="Times New Roman" w:eastAsiaTheme="minorEastAsia" w:hAnsi="Times New Roman" w:cs="Times New Roman"/>
          <w:color w:val="374151"/>
          <w:sz w:val="24"/>
          <w:szCs w:val="24"/>
        </w:rPr>
        <w:t xml:space="preserve">the predictive </w:t>
      </w:r>
      <w:r w:rsidR="0098552B" w:rsidRPr="006B6430">
        <w:rPr>
          <w:rFonts w:ascii="Times New Roman" w:eastAsiaTheme="minorEastAsia" w:hAnsi="Times New Roman" w:cs="Times New Roman"/>
          <w:color w:val="374151"/>
          <w:sz w:val="24"/>
          <w:szCs w:val="24"/>
        </w:rPr>
        <w:t xml:space="preserve">analytics model </w:t>
      </w:r>
      <w:r w:rsidR="00CD1EB8" w:rsidRPr="006B6430">
        <w:rPr>
          <w:rFonts w:ascii="Times New Roman" w:eastAsiaTheme="minorEastAsia" w:hAnsi="Times New Roman" w:cs="Times New Roman"/>
          <w:color w:val="374151"/>
          <w:sz w:val="24"/>
          <w:szCs w:val="24"/>
        </w:rPr>
        <w:t xml:space="preserve">to manage </w:t>
      </w:r>
      <w:r w:rsidR="00E661BF" w:rsidRPr="006B6430">
        <w:rPr>
          <w:rFonts w:ascii="Times New Roman" w:eastAsiaTheme="minorEastAsia" w:hAnsi="Times New Roman" w:cs="Times New Roman"/>
          <w:color w:val="374151"/>
          <w:sz w:val="24"/>
          <w:szCs w:val="24"/>
        </w:rPr>
        <w:t xml:space="preserve">existing credit card customers to minimize credit </w:t>
      </w:r>
      <w:r w:rsidR="00A2704B" w:rsidRPr="006B6430">
        <w:rPr>
          <w:rFonts w:ascii="Times New Roman" w:eastAsiaTheme="minorEastAsia" w:hAnsi="Times New Roman" w:cs="Times New Roman"/>
          <w:color w:val="374151"/>
          <w:sz w:val="24"/>
          <w:szCs w:val="24"/>
        </w:rPr>
        <w:t xml:space="preserve">risk </w:t>
      </w:r>
      <w:r w:rsidR="00E661BF" w:rsidRPr="006B6430">
        <w:rPr>
          <w:rFonts w:ascii="Times New Roman" w:eastAsiaTheme="minorEastAsia" w:hAnsi="Times New Roman" w:cs="Times New Roman"/>
          <w:color w:val="374151"/>
          <w:sz w:val="24"/>
          <w:szCs w:val="24"/>
        </w:rPr>
        <w:t xml:space="preserve">and also </w:t>
      </w:r>
      <w:r w:rsidR="00BD103F" w:rsidRPr="006B6430">
        <w:rPr>
          <w:rFonts w:ascii="Times New Roman" w:eastAsiaTheme="minorEastAsia" w:hAnsi="Times New Roman" w:cs="Times New Roman"/>
          <w:color w:val="374151"/>
          <w:sz w:val="24"/>
          <w:szCs w:val="24"/>
        </w:rPr>
        <w:t>apply the model in granting credit approval to new customers to pro</w:t>
      </w:r>
      <w:r w:rsidR="00B13850" w:rsidRPr="006B6430">
        <w:rPr>
          <w:rFonts w:ascii="Times New Roman" w:eastAsiaTheme="minorEastAsia" w:hAnsi="Times New Roman" w:cs="Times New Roman"/>
          <w:color w:val="374151"/>
          <w:sz w:val="24"/>
          <w:szCs w:val="24"/>
        </w:rPr>
        <w:t xml:space="preserve">actively mitigate the risk of credit card default. </w:t>
      </w:r>
    </w:p>
    <w:p w14:paraId="2E71126C" w14:textId="77777777" w:rsidR="003F1125" w:rsidRPr="00C44BAE" w:rsidRDefault="003F1125"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br w:type="page"/>
      </w:r>
    </w:p>
    <w:p w14:paraId="669750F0" w14:textId="19AADC2C" w:rsidR="00361FFA" w:rsidRPr="00C44BAE" w:rsidRDefault="4FD80228" w:rsidP="006B6430">
      <w:pPr>
        <w:pStyle w:val="Heading1"/>
        <w:spacing w:line="480" w:lineRule="auto"/>
        <w:jc w:val="center"/>
        <w:rPr>
          <w:rFonts w:ascii="Times New Roman" w:eastAsiaTheme="minorEastAsia" w:hAnsi="Times New Roman" w:cs="Times New Roman"/>
          <w:b/>
          <w:bCs/>
          <w:color w:val="374151"/>
          <w:sz w:val="24"/>
          <w:szCs w:val="24"/>
        </w:rPr>
      </w:pPr>
      <w:bookmarkStart w:id="68" w:name="_Toc368759222"/>
      <w:bookmarkStart w:id="69" w:name="_Hlk143433546"/>
      <w:bookmarkStart w:id="70" w:name="_Toc143461148"/>
      <w:bookmarkEnd w:id="64"/>
      <w:r w:rsidRPr="00C44BAE">
        <w:rPr>
          <w:rFonts w:ascii="Times New Roman" w:hAnsi="Times New Roman" w:cs="Times New Roman"/>
          <w:b/>
          <w:bCs/>
        </w:rPr>
        <w:lastRenderedPageBreak/>
        <w:t>References</w:t>
      </w:r>
      <w:bookmarkEnd w:id="68"/>
      <w:bookmarkEnd w:id="70"/>
    </w:p>
    <w:p w14:paraId="125833E8" w14:textId="5550E7F1" w:rsidR="009E1650" w:rsidRPr="00C44BAE" w:rsidRDefault="009E1650" w:rsidP="006B6430">
      <w:pPr>
        <w:spacing w:after="0" w:line="480" w:lineRule="auto"/>
        <w:ind w:left="360"/>
        <w:jc w:val="both"/>
        <w:rPr>
          <w:rFonts w:ascii="Times New Roman" w:eastAsiaTheme="minorEastAsia" w:hAnsi="Times New Roman" w:cs="Times New Roman"/>
          <w:b/>
          <w:bCs/>
          <w:color w:val="374151"/>
          <w:sz w:val="24"/>
          <w:szCs w:val="24"/>
        </w:rPr>
      </w:pPr>
    </w:p>
    <w:p w14:paraId="386A3D43" w14:textId="032DC090" w:rsidR="009E1650" w:rsidRPr="00C44BAE" w:rsidRDefault="00000000" w:rsidP="006B6430">
      <w:pPr>
        <w:spacing w:line="480" w:lineRule="auto"/>
        <w:ind w:left="567" w:hanging="567"/>
        <w:jc w:val="both"/>
        <w:rPr>
          <w:rFonts w:ascii="Times New Roman" w:hAnsi="Times New Roman" w:cs="Times New Roman"/>
        </w:rPr>
      </w:pPr>
      <w:hyperlink r:id="rId21">
        <w:r w:rsidR="60771AA9" w:rsidRPr="00C44BAE">
          <w:rPr>
            <w:rStyle w:val="Hyperlink"/>
            <w:rFonts w:ascii="Times New Roman" w:hAnsi="Times New Roman" w:cs="Times New Roman"/>
          </w:rPr>
          <w:t>https://www.fico.com/blogs/canada-bankcard-industry-benchmarking-trends-q4-2022-update</w:t>
        </w:r>
      </w:hyperlink>
    </w:p>
    <w:p w14:paraId="5A8C77F4" w14:textId="505BB91F" w:rsidR="009E1650" w:rsidRPr="00C44BAE" w:rsidRDefault="60771AA9" w:rsidP="006B6430">
      <w:pPr>
        <w:spacing w:line="480" w:lineRule="auto"/>
        <w:ind w:left="567" w:hanging="567"/>
        <w:jc w:val="both"/>
        <w:rPr>
          <w:rFonts w:ascii="Times New Roman" w:hAnsi="Times New Roman" w:cs="Times New Roman"/>
        </w:rPr>
      </w:pPr>
      <w:r w:rsidRPr="00C44BAE">
        <w:rPr>
          <w:rFonts w:ascii="Times New Roman" w:hAnsi="Times New Roman" w:cs="Times New Roman"/>
        </w:rPr>
        <w:t xml:space="preserve">Government of Canada, S. C. (2023b, March 16). </w:t>
      </w:r>
      <w:r w:rsidRPr="00C44BAE">
        <w:rPr>
          <w:rFonts w:ascii="Times New Roman" w:hAnsi="Times New Roman" w:cs="Times New Roman"/>
          <w:i/>
          <w:iCs/>
        </w:rPr>
        <w:t>The traditional credit card debt hangover following the holidays, or something more ominous?</w:t>
      </w:r>
      <w:r w:rsidRPr="00C44BAE">
        <w:rPr>
          <w:rFonts w:ascii="Times New Roman" w:hAnsi="Times New Roman" w:cs="Times New Roman"/>
        </w:rPr>
        <w:t xml:space="preserve"> </w:t>
      </w:r>
      <w:hyperlink r:id="rId22">
        <w:r w:rsidRPr="00C44BAE">
          <w:rPr>
            <w:rStyle w:val="Hyperlink"/>
            <w:rFonts w:ascii="Times New Roman" w:hAnsi="Times New Roman" w:cs="Times New Roman"/>
          </w:rPr>
          <w:t>https://www.statcan.gc.ca/o1/en/plus/3222-traditional-credit-card-debt-hangover-following-holidays-or-something-more-ominous</w:t>
        </w:r>
      </w:hyperlink>
    </w:p>
    <w:p w14:paraId="7FB6E456" w14:textId="5D03B76F" w:rsidR="009E1650" w:rsidRPr="00C44BAE" w:rsidRDefault="60771AA9" w:rsidP="006B6430">
      <w:pPr>
        <w:pStyle w:val="NormalWeb"/>
        <w:spacing w:line="480" w:lineRule="auto"/>
        <w:ind w:left="567" w:hanging="567"/>
        <w:jc w:val="both"/>
      </w:pPr>
      <w:r w:rsidRPr="00C44BAE">
        <w:t xml:space="preserve">Q1 2023 credit industry insights | </w:t>
      </w:r>
      <w:proofErr w:type="spellStart"/>
      <w:r w:rsidRPr="00C44BAE">
        <w:t>transunion</w:t>
      </w:r>
      <w:proofErr w:type="spellEnd"/>
      <w:r w:rsidRPr="00C44BAE">
        <w:t xml:space="preserve"> </w:t>
      </w:r>
      <w:proofErr w:type="spellStart"/>
      <w:r w:rsidRPr="00C44BAE">
        <w:t>canada</w:t>
      </w:r>
      <w:proofErr w:type="spellEnd"/>
      <w:r w:rsidRPr="00C44BAE">
        <w:t xml:space="preserve">. (n.d.-e). </w:t>
      </w:r>
      <w:hyperlink r:id="rId23">
        <w:r w:rsidRPr="00C44BAE">
          <w:rPr>
            <w:rStyle w:val="Hyperlink"/>
          </w:rPr>
          <w:t>https://www.transunion.ca/lp/iir</w:t>
        </w:r>
      </w:hyperlink>
    </w:p>
    <w:p w14:paraId="7B0198FC" w14:textId="35D33C76" w:rsidR="009E1650" w:rsidRPr="006B6430" w:rsidRDefault="60771AA9" w:rsidP="006B6430">
      <w:pPr>
        <w:pStyle w:val="NormalWeb"/>
        <w:spacing w:line="480" w:lineRule="auto"/>
        <w:ind w:left="567" w:hanging="567"/>
        <w:jc w:val="both"/>
        <w:rPr>
          <w:rStyle w:val="Hyperlink"/>
        </w:rPr>
      </w:pPr>
      <w:r w:rsidRPr="00C44BAE">
        <w:t xml:space="preserve"> </w:t>
      </w:r>
      <w:hyperlink r:id="rId24">
        <w:r w:rsidRPr="006B6430">
          <w:rPr>
            <w:rStyle w:val="Hyperlink"/>
          </w:rPr>
          <w:t>https://www.statcan.gc.ca/o1/en/plus/3222-traditional-credit-card-debt-hangover-following-holidays-or-something-more-ominous</w:t>
        </w:r>
      </w:hyperlink>
    </w:p>
    <w:p w14:paraId="4B3BBE6E" w14:textId="7C989A08" w:rsidR="006B6430" w:rsidRPr="006B6430" w:rsidRDefault="006B6430" w:rsidP="006B6430">
      <w:pPr>
        <w:pStyle w:val="NormalWeb"/>
        <w:spacing w:line="480" w:lineRule="auto"/>
        <w:ind w:left="567" w:hanging="567"/>
      </w:pPr>
      <w:r w:rsidRPr="006B6430">
        <w:rPr>
          <w:i/>
          <w:iCs/>
        </w:rPr>
        <w:t xml:space="preserve">Press releases: About us: Equifax </w:t>
      </w:r>
      <w:proofErr w:type="spellStart"/>
      <w:r w:rsidRPr="006B6430">
        <w:rPr>
          <w:i/>
          <w:iCs/>
        </w:rPr>
        <w:t>canada</w:t>
      </w:r>
      <w:proofErr w:type="spellEnd"/>
      <w:r w:rsidRPr="006B6430">
        <w:t xml:space="preserve">. Increased Demand for Credit Continues and Delinquency Rates Rise as Some Consumers Struggle with Affordability. (n.d.-a). </w:t>
      </w:r>
      <w:hyperlink r:id="rId25" w:history="1">
        <w:r w:rsidRPr="006B6430">
          <w:rPr>
            <w:rStyle w:val="Hyperlink"/>
          </w:rPr>
          <w:t>https://www.consumer.equifax.ca/about-equifax/press-releases/-/blogs/increased-demand-for-credit-continues-and-delinquency-rates-rise-as-some-consumers-struggle-with-affordability//</w:t>
        </w:r>
      </w:hyperlink>
    </w:p>
    <w:p w14:paraId="5481BF08" w14:textId="10D6FFB5" w:rsidR="000462E9" w:rsidRPr="00C44BAE" w:rsidRDefault="009E1650" w:rsidP="006B6430">
      <w:pPr>
        <w:pStyle w:val="NormalWeb"/>
        <w:spacing w:line="480" w:lineRule="auto"/>
        <w:ind w:left="567" w:hanging="567"/>
        <w:jc w:val="both"/>
      </w:pPr>
      <w:r w:rsidRPr="00C44BAE">
        <w:t xml:space="preserve">Topre, G. (2022, March 2). </w:t>
      </w:r>
      <w:r w:rsidRPr="00C44BAE">
        <w:rPr>
          <w:i/>
          <w:iCs/>
        </w:rPr>
        <w:t>Credit card defaulter prediction</w:t>
      </w:r>
      <w:r w:rsidRPr="00C44BAE">
        <w:t xml:space="preserve">. Kaggle. </w:t>
      </w:r>
      <w:hyperlink r:id="rId26" w:history="1">
        <w:r w:rsidR="000462E9" w:rsidRPr="00C44BAE">
          <w:rPr>
            <w:rStyle w:val="Hyperlink"/>
          </w:rPr>
          <w:t>https://www.kaggle.com/datasets/gauravtopre/credit-card-defaulter-prediction</w:t>
        </w:r>
      </w:hyperlink>
    </w:p>
    <w:bookmarkEnd w:id="69"/>
    <w:p w14:paraId="3043D838" w14:textId="66729317" w:rsidR="009E1650" w:rsidRPr="00C44BAE" w:rsidRDefault="009E1650" w:rsidP="006B6430">
      <w:pPr>
        <w:pStyle w:val="NormalWeb"/>
        <w:spacing w:line="480" w:lineRule="auto"/>
        <w:ind w:left="567" w:hanging="567"/>
        <w:jc w:val="both"/>
      </w:pPr>
      <w:r w:rsidRPr="00C44BAE">
        <w:t xml:space="preserve"> </w:t>
      </w:r>
    </w:p>
    <w:p w14:paraId="59598F4A" w14:textId="77777777" w:rsidR="008165CA" w:rsidRPr="00C44BAE" w:rsidRDefault="008165CA" w:rsidP="006B6430">
      <w:pPr>
        <w:spacing w:after="0" w:line="480" w:lineRule="auto"/>
        <w:ind w:left="360"/>
        <w:jc w:val="both"/>
        <w:rPr>
          <w:rFonts w:ascii="Times New Roman" w:eastAsiaTheme="minorEastAsia" w:hAnsi="Times New Roman" w:cs="Times New Roman"/>
          <w:color w:val="374151"/>
          <w:sz w:val="24"/>
          <w:szCs w:val="24"/>
        </w:rPr>
      </w:pPr>
    </w:p>
    <w:p w14:paraId="12551F3E" w14:textId="770606A7" w:rsidR="000462E9" w:rsidRPr="00C44BAE" w:rsidRDefault="000462E9" w:rsidP="006B6430">
      <w:pPr>
        <w:spacing w:line="480" w:lineRule="auto"/>
        <w:jc w:val="both"/>
        <w:rPr>
          <w:rFonts w:ascii="Times New Roman" w:eastAsiaTheme="minorEastAsia" w:hAnsi="Times New Roman" w:cs="Times New Roman"/>
          <w:color w:val="374151"/>
          <w:sz w:val="24"/>
          <w:szCs w:val="24"/>
        </w:rPr>
      </w:pPr>
    </w:p>
    <w:sectPr w:rsidR="000462E9" w:rsidRPr="00C44BAE" w:rsidSect="00C1709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67u9y4HMQ7VlUs" int2:id="IiCwQwOT">
      <int2:state int2:value="Rejected" int2:type="AugLoop_Text_Critique"/>
    </int2:textHash>
    <int2:textHash int2:hashCode="/Obk2Oz9XwTKwp" int2:id="KtXutHtQ">
      <int2:state int2:value="Rejected" int2:type="AugLoop_Text_Critique"/>
    </int2:textHash>
    <int2:textHash int2:hashCode="hxihL7zvNDgrme" int2:id="gtkO7fin">
      <int2:state int2:value="Rejected" int2:type="AugLoop_Text_Critique"/>
    </int2:textHash>
    <int2:bookmark int2:bookmarkName="_Int_FMWZll6X" int2:invalidationBookmarkName="" int2:hashCode="hfq4W9duJadrjG" int2:id="C5wxqrwI">
      <int2:state int2:value="Rejected" int2:type="AugLoop_Text_Critique"/>
    </int2:bookmark>
    <int2:bookmark int2:bookmarkName="_Int_PjWV9k1R" int2:invalidationBookmarkName="" int2:hashCode="osRYBJqqPQPdtZ" int2:id="kPOoLtEr">
      <int2:state int2:value="Rejected" int2:type="AugLoop_Text_Critique"/>
    </int2:bookmark>
    <int2:bookmark int2:bookmarkName="_Int_DbNdM4MD" int2:invalidationBookmarkName="" int2:hashCode="WtJ5GtELCmVpMx" int2:id="eWF8GHB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3754E"/>
    <w:multiLevelType w:val="hybridMultilevel"/>
    <w:tmpl w:val="FFFFFFFF"/>
    <w:lvl w:ilvl="0" w:tplc="4156E41E">
      <w:start w:val="1"/>
      <w:numFmt w:val="decimal"/>
      <w:lvlText w:val="%1-"/>
      <w:lvlJc w:val="left"/>
      <w:pPr>
        <w:ind w:left="720" w:hanging="360"/>
      </w:pPr>
    </w:lvl>
    <w:lvl w:ilvl="1" w:tplc="D5BAFF3C">
      <w:start w:val="1"/>
      <w:numFmt w:val="lowerLetter"/>
      <w:lvlText w:val="%2."/>
      <w:lvlJc w:val="left"/>
      <w:pPr>
        <w:ind w:left="1440" w:hanging="360"/>
      </w:pPr>
    </w:lvl>
    <w:lvl w:ilvl="2" w:tplc="56BCBA6C">
      <w:start w:val="1"/>
      <w:numFmt w:val="lowerRoman"/>
      <w:lvlText w:val="%3."/>
      <w:lvlJc w:val="right"/>
      <w:pPr>
        <w:ind w:left="2160" w:hanging="180"/>
      </w:pPr>
    </w:lvl>
    <w:lvl w:ilvl="3" w:tplc="4924452C">
      <w:start w:val="1"/>
      <w:numFmt w:val="decimal"/>
      <w:lvlText w:val="%4."/>
      <w:lvlJc w:val="left"/>
      <w:pPr>
        <w:ind w:left="2880" w:hanging="360"/>
      </w:pPr>
    </w:lvl>
    <w:lvl w:ilvl="4" w:tplc="061CDB18">
      <w:start w:val="1"/>
      <w:numFmt w:val="lowerLetter"/>
      <w:lvlText w:val="%5."/>
      <w:lvlJc w:val="left"/>
      <w:pPr>
        <w:ind w:left="3600" w:hanging="360"/>
      </w:pPr>
    </w:lvl>
    <w:lvl w:ilvl="5" w:tplc="B1AC9138">
      <w:start w:val="1"/>
      <w:numFmt w:val="lowerRoman"/>
      <w:lvlText w:val="%6."/>
      <w:lvlJc w:val="right"/>
      <w:pPr>
        <w:ind w:left="4320" w:hanging="180"/>
      </w:pPr>
    </w:lvl>
    <w:lvl w:ilvl="6" w:tplc="9C829A90">
      <w:start w:val="1"/>
      <w:numFmt w:val="decimal"/>
      <w:lvlText w:val="%7."/>
      <w:lvlJc w:val="left"/>
      <w:pPr>
        <w:ind w:left="5040" w:hanging="360"/>
      </w:pPr>
    </w:lvl>
    <w:lvl w:ilvl="7" w:tplc="0716135E">
      <w:start w:val="1"/>
      <w:numFmt w:val="lowerLetter"/>
      <w:lvlText w:val="%8."/>
      <w:lvlJc w:val="left"/>
      <w:pPr>
        <w:ind w:left="5760" w:hanging="360"/>
      </w:pPr>
    </w:lvl>
    <w:lvl w:ilvl="8" w:tplc="5C2C8458">
      <w:start w:val="1"/>
      <w:numFmt w:val="lowerRoman"/>
      <w:lvlText w:val="%9."/>
      <w:lvlJc w:val="right"/>
      <w:pPr>
        <w:ind w:left="6480" w:hanging="180"/>
      </w:pPr>
    </w:lvl>
  </w:abstractNum>
  <w:abstractNum w:abstractNumId="1" w15:restartNumberingAfterBreak="0">
    <w:nsid w:val="1191916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BE02714"/>
    <w:multiLevelType w:val="multilevel"/>
    <w:tmpl w:val="B942D0D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E5939BF"/>
    <w:multiLevelType w:val="hybridMultilevel"/>
    <w:tmpl w:val="FFFFFFFF"/>
    <w:lvl w:ilvl="0" w:tplc="3796CA6E">
      <w:start w:val="1"/>
      <w:numFmt w:val="bullet"/>
      <w:lvlText w:val="-"/>
      <w:lvlJc w:val="left"/>
      <w:pPr>
        <w:ind w:left="720" w:hanging="360"/>
      </w:pPr>
      <w:rPr>
        <w:rFonts w:ascii="Calibri" w:hAnsi="Calibri" w:hint="default"/>
      </w:rPr>
    </w:lvl>
    <w:lvl w:ilvl="1" w:tplc="8D4296D0">
      <w:start w:val="1"/>
      <w:numFmt w:val="bullet"/>
      <w:lvlText w:val="o"/>
      <w:lvlJc w:val="left"/>
      <w:pPr>
        <w:ind w:left="1440" w:hanging="360"/>
      </w:pPr>
      <w:rPr>
        <w:rFonts w:ascii="Courier New" w:hAnsi="Courier New" w:hint="default"/>
      </w:rPr>
    </w:lvl>
    <w:lvl w:ilvl="2" w:tplc="20C6D02E">
      <w:start w:val="1"/>
      <w:numFmt w:val="bullet"/>
      <w:lvlText w:val=""/>
      <w:lvlJc w:val="left"/>
      <w:pPr>
        <w:ind w:left="2160" w:hanging="360"/>
      </w:pPr>
      <w:rPr>
        <w:rFonts w:ascii="Wingdings" w:hAnsi="Wingdings" w:hint="default"/>
      </w:rPr>
    </w:lvl>
    <w:lvl w:ilvl="3" w:tplc="0D62B2FA">
      <w:start w:val="1"/>
      <w:numFmt w:val="bullet"/>
      <w:lvlText w:val=""/>
      <w:lvlJc w:val="left"/>
      <w:pPr>
        <w:ind w:left="2880" w:hanging="360"/>
      </w:pPr>
      <w:rPr>
        <w:rFonts w:ascii="Symbol" w:hAnsi="Symbol" w:hint="default"/>
      </w:rPr>
    </w:lvl>
    <w:lvl w:ilvl="4" w:tplc="9BE057FA">
      <w:start w:val="1"/>
      <w:numFmt w:val="bullet"/>
      <w:lvlText w:val="o"/>
      <w:lvlJc w:val="left"/>
      <w:pPr>
        <w:ind w:left="3600" w:hanging="360"/>
      </w:pPr>
      <w:rPr>
        <w:rFonts w:ascii="Courier New" w:hAnsi="Courier New" w:hint="default"/>
      </w:rPr>
    </w:lvl>
    <w:lvl w:ilvl="5" w:tplc="8B688C16">
      <w:start w:val="1"/>
      <w:numFmt w:val="bullet"/>
      <w:lvlText w:val=""/>
      <w:lvlJc w:val="left"/>
      <w:pPr>
        <w:ind w:left="4320" w:hanging="360"/>
      </w:pPr>
      <w:rPr>
        <w:rFonts w:ascii="Wingdings" w:hAnsi="Wingdings" w:hint="default"/>
      </w:rPr>
    </w:lvl>
    <w:lvl w:ilvl="6" w:tplc="B4489F1A">
      <w:start w:val="1"/>
      <w:numFmt w:val="bullet"/>
      <w:lvlText w:val=""/>
      <w:lvlJc w:val="left"/>
      <w:pPr>
        <w:ind w:left="5040" w:hanging="360"/>
      </w:pPr>
      <w:rPr>
        <w:rFonts w:ascii="Symbol" w:hAnsi="Symbol" w:hint="default"/>
      </w:rPr>
    </w:lvl>
    <w:lvl w:ilvl="7" w:tplc="2A0448AA">
      <w:start w:val="1"/>
      <w:numFmt w:val="bullet"/>
      <w:lvlText w:val="o"/>
      <w:lvlJc w:val="left"/>
      <w:pPr>
        <w:ind w:left="5760" w:hanging="360"/>
      </w:pPr>
      <w:rPr>
        <w:rFonts w:ascii="Courier New" w:hAnsi="Courier New" w:hint="default"/>
      </w:rPr>
    </w:lvl>
    <w:lvl w:ilvl="8" w:tplc="1BA0326E">
      <w:start w:val="1"/>
      <w:numFmt w:val="bullet"/>
      <w:lvlText w:val=""/>
      <w:lvlJc w:val="left"/>
      <w:pPr>
        <w:ind w:left="6480" w:hanging="360"/>
      </w:pPr>
      <w:rPr>
        <w:rFonts w:ascii="Wingdings" w:hAnsi="Wingdings" w:hint="default"/>
      </w:rPr>
    </w:lvl>
  </w:abstractNum>
  <w:abstractNum w:abstractNumId="4" w15:restartNumberingAfterBreak="0">
    <w:nsid w:val="20F19B65"/>
    <w:multiLevelType w:val="hybridMultilevel"/>
    <w:tmpl w:val="FFFFFFFF"/>
    <w:lvl w:ilvl="0" w:tplc="D2F0F826">
      <w:start w:val="1"/>
      <w:numFmt w:val="bullet"/>
      <w:lvlText w:val=""/>
      <w:lvlJc w:val="left"/>
      <w:pPr>
        <w:ind w:left="720" w:hanging="360"/>
      </w:pPr>
      <w:rPr>
        <w:rFonts w:ascii="Symbol" w:hAnsi="Symbol" w:hint="default"/>
      </w:rPr>
    </w:lvl>
    <w:lvl w:ilvl="1" w:tplc="70E46792">
      <w:start w:val="1"/>
      <w:numFmt w:val="bullet"/>
      <w:lvlText w:val="o"/>
      <w:lvlJc w:val="left"/>
      <w:pPr>
        <w:ind w:left="1440" w:hanging="360"/>
      </w:pPr>
      <w:rPr>
        <w:rFonts w:ascii="Courier New" w:hAnsi="Courier New" w:hint="default"/>
      </w:rPr>
    </w:lvl>
    <w:lvl w:ilvl="2" w:tplc="D434899C">
      <w:start w:val="1"/>
      <w:numFmt w:val="bullet"/>
      <w:lvlText w:val=""/>
      <w:lvlJc w:val="left"/>
      <w:pPr>
        <w:ind w:left="2160" w:hanging="360"/>
      </w:pPr>
      <w:rPr>
        <w:rFonts w:ascii="Wingdings" w:hAnsi="Wingdings" w:hint="default"/>
      </w:rPr>
    </w:lvl>
    <w:lvl w:ilvl="3" w:tplc="8D9E53D0">
      <w:start w:val="1"/>
      <w:numFmt w:val="bullet"/>
      <w:lvlText w:val=""/>
      <w:lvlJc w:val="left"/>
      <w:pPr>
        <w:ind w:left="2880" w:hanging="360"/>
      </w:pPr>
      <w:rPr>
        <w:rFonts w:ascii="Symbol" w:hAnsi="Symbol" w:hint="default"/>
      </w:rPr>
    </w:lvl>
    <w:lvl w:ilvl="4" w:tplc="E0605FFE">
      <w:start w:val="1"/>
      <w:numFmt w:val="bullet"/>
      <w:lvlText w:val="o"/>
      <w:lvlJc w:val="left"/>
      <w:pPr>
        <w:ind w:left="3600" w:hanging="360"/>
      </w:pPr>
      <w:rPr>
        <w:rFonts w:ascii="Courier New" w:hAnsi="Courier New" w:hint="default"/>
      </w:rPr>
    </w:lvl>
    <w:lvl w:ilvl="5" w:tplc="10086328">
      <w:start w:val="1"/>
      <w:numFmt w:val="bullet"/>
      <w:lvlText w:val=""/>
      <w:lvlJc w:val="left"/>
      <w:pPr>
        <w:ind w:left="4320" w:hanging="360"/>
      </w:pPr>
      <w:rPr>
        <w:rFonts w:ascii="Wingdings" w:hAnsi="Wingdings" w:hint="default"/>
      </w:rPr>
    </w:lvl>
    <w:lvl w:ilvl="6" w:tplc="662AE99A">
      <w:start w:val="1"/>
      <w:numFmt w:val="bullet"/>
      <w:lvlText w:val=""/>
      <w:lvlJc w:val="left"/>
      <w:pPr>
        <w:ind w:left="5040" w:hanging="360"/>
      </w:pPr>
      <w:rPr>
        <w:rFonts w:ascii="Symbol" w:hAnsi="Symbol" w:hint="default"/>
      </w:rPr>
    </w:lvl>
    <w:lvl w:ilvl="7" w:tplc="49409E0C">
      <w:start w:val="1"/>
      <w:numFmt w:val="bullet"/>
      <w:lvlText w:val="o"/>
      <w:lvlJc w:val="left"/>
      <w:pPr>
        <w:ind w:left="5760" w:hanging="360"/>
      </w:pPr>
      <w:rPr>
        <w:rFonts w:ascii="Courier New" w:hAnsi="Courier New" w:hint="default"/>
      </w:rPr>
    </w:lvl>
    <w:lvl w:ilvl="8" w:tplc="BA6A2566">
      <w:start w:val="1"/>
      <w:numFmt w:val="bullet"/>
      <w:lvlText w:val=""/>
      <w:lvlJc w:val="left"/>
      <w:pPr>
        <w:ind w:left="6480" w:hanging="360"/>
      </w:pPr>
      <w:rPr>
        <w:rFonts w:ascii="Wingdings" w:hAnsi="Wingdings" w:hint="default"/>
      </w:rPr>
    </w:lvl>
  </w:abstractNum>
  <w:abstractNum w:abstractNumId="5" w15:restartNumberingAfterBreak="0">
    <w:nsid w:val="2E4E2CF0"/>
    <w:multiLevelType w:val="hybridMultilevel"/>
    <w:tmpl w:val="D034D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5E39D5"/>
    <w:multiLevelType w:val="hybridMultilevel"/>
    <w:tmpl w:val="B8DAF2F8"/>
    <w:lvl w:ilvl="0" w:tplc="271252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576654"/>
    <w:multiLevelType w:val="hybridMultilevel"/>
    <w:tmpl w:val="9FCAAEAC"/>
    <w:lvl w:ilvl="0" w:tplc="D30ABC34">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E7F2CC"/>
    <w:multiLevelType w:val="hybridMultilevel"/>
    <w:tmpl w:val="FFFFFFFF"/>
    <w:lvl w:ilvl="0" w:tplc="6DB2C63E">
      <w:start w:val="1"/>
      <w:numFmt w:val="bullet"/>
      <w:lvlText w:val=""/>
      <w:lvlJc w:val="left"/>
      <w:pPr>
        <w:ind w:left="720" w:hanging="360"/>
      </w:pPr>
      <w:rPr>
        <w:rFonts w:ascii="Symbol" w:hAnsi="Symbol" w:hint="default"/>
      </w:rPr>
    </w:lvl>
    <w:lvl w:ilvl="1" w:tplc="E1E0F626">
      <w:start w:val="1"/>
      <w:numFmt w:val="bullet"/>
      <w:lvlText w:val="o"/>
      <w:lvlJc w:val="left"/>
      <w:pPr>
        <w:ind w:left="1440" w:hanging="360"/>
      </w:pPr>
      <w:rPr>
        <w:rFonts w:ascii="Courier New" w:hAnsi="Courier New" w:hint="default"/>
      </w:rPr>
    </w:lvl>
    <w:lvl w:ilvl="2" w:tplc="C63A5172">
      <w:start w:val="1"/>
      <w:numFmt w:val="bullet"/>
      <w:lvlText w:val=""/>
      <w:lvlJc w:val="left"/>
      <w:pPr>
        <w:ind w:left="2160" w:hanging="360"/>
      </w:pPr>
      <w:rPr>
        <w:rFonts w:ascii="Wingdings" w:hAnsi="Wingdings" w:hint="default"/>
      </w:rPr>
    </w:lvl>
    <w:lvl w:ilvl="3" w:tplc="D2F0CC82">
      <w:start w:val="1"/>
      <w:numFmt w:val="bullet"/>
      <w:lvlText w:val=""/>
      <w:lvlJc w:val="left"/>
      <w:pPr>
        <w:ind w:left="2880" w:hanging="360"/>
      </w:pPr>
      <w:rPr>
        <w:rFonts w:ascii="Symbol" w:hAnsi="Symbol" w:hint="default"/>
      </w:rPr>
    </w:lvl>
    <w:lvl w:ilvl="4" w:tplc="40C090F6">
      <w:start w:val="1"/>
      <w:numFmt w:val="bullet"/>
      <w:lvlText w:val="o"/>
      <w:lvlJc w:val="left"/>
      <w:pPr>
        <w:ind w:left="3600" w:hanging="360"/>
      </w:pPr>
      <w:rPr>
        <w:rFonts w:ascii="Courier New" w:hAnsi="Courier New" w:hint="default"/>
      </w:rPr>
    </w:lvl>
    <w:lvl w:ilvl="5" w:tplc="9A94BFBC">
      <w:start w:val="1"/>
      <w:numFmt w:val="bullet"/>
      <w:lvlText w:val=""/>
      <w:lvlJc w:val="left"/>
      <w:pPr>
        <w:ind w:left="4320" w:hanging="360"/>
      </w:pPr>
      <w:rPr>
        <w:rFonts w:ascii="Wingdings" w:hAnsi="Wingdings" w:hint="default"/>
      </w:rPr>
    </w:lvl>
    <w:lvl w:ilvl="6" w:tplc="46B029C6">
      <w:start w:val="1"/>
      <w:numFmt w:val="bullet"/>
      <w:lvlText w:val=""/>
      <w:lvlJc w:val="left"/>
      <w:pPr>
        <w:ind w:left="5040" w:hanging="360"/>
      </w:pPr>
      <w:rPr>
        <w:rFonts w:ascii="Symbol" w:hAnsi="Symbol" w:hint="default"/>
      </w:rPr>
    </w:lvl>
    <w:lvl w:ilvl="7" w:tplc="F850BA26">
      <w:start w:val="1"/>
      <w:numFmt w:val="bullet"/>
      <w:lvlText w:val="o"/>
      <w:lvlJc w:val="left"/>
      <w:pPr>
        <w:ind w:left="5760" w:hanging="360"/>
      </w:pPr>
      <w:rPr>
        <w:rFonts w:ascii="Courier New" w:hAnsi="Courier New" w:hint="default"/>
      </w:rPr>
    </w:lvl>
    <w:lvl w:ilvl="8" w:tplc="F97480A6">
      <w:start w:val="1"/>
      <w:numFmt w:val="bullet"/>
      <w:lvlText w:val=""/>
      <w:lvlJc w:val="left"/>
      <w:pPr>
        <w:ind w:left="6480" w:hanging="360"/>
      </w:pPr>
      <w:rPr>
        <w:rFonts w:ascii="Wingdings" w:hAnsi="Wingdings" w:hint="default"/>
      </w:rPr>
    </w:lvl>
  </w:abstractNum>
  <w:abstractNum w:abstractNumId="9" w15:restartNumberingAfterBreak="0">
    <w:nsid w:val="4F58B8C1"/>
    <w:multiLevelType w:val="hybridMultilevel"/>
    <w:tmpl w:val="FFFFFFFF"/>
    <w:lvl w:ilvl="0" w:tplc="7B4CB2E4">
      <w:start w:val="1"/>
      <w:numFmt w:val="bullet"/>
      <w:lvlText w:val="-"/>
      <w:lvlJc w:val="left"/>
      <w:pPr>
        <w:ind w:left="720" w:hanging="360"/>
      </w:pPr>
      <w:rPr>
        <w:rFonts w:ascii="Calibri" w:hAnsi="Calibri" w:hint="default"/>
      </w:rPr>
    </w:lvl>
    <w:lvl w:ilvl="1" w:tplc="40BE0438">
      <w:start w:val="1"/>
      <w:numFmt w:val="bullet"/>
      <w:lvlText w:val="o"/>
      <w:lvlJc w:val="left"/>
      <w:pPr>
        <w:ind w:left="1440" w:hanging="360"/>
      </w:pPr>
      <w:rPr>
        <w:rFonts w:ascii="Courier New" w:hAnsi="Courier New" w:hint="default"/>
      </w:rPr>
    </w:lvl>
    <w:lvl w:ilvl="2" w:tplc="3378C962">
      <w:start w:val="1"/>
      <w:numFmt w:val="bullet"/>
      <w:lvlText w:val=""/>
      <w:lvlJc w:val="left"/>
      <w:pPr>
        <w:ind w:left="2160" w:hanging="360"/>
      </w:pPr>
      <w:rPr>
        <w:rFonts w:ascii="Wingdings" w:hAnsi="Wingdings" w:hint="default"/>
      </w:rPr>
    </w:lvl>
    <w:lvl w:ilvl="3" w:tplc="5D7002EA">
      <w:start w:val="1"/>
      <w:numFmt w:val="bullet"/>
      <w:lvlText w:val=""/>
      <w:lvlJc w:val="left"/>
      <w:pPr>
        <w:ind w:left="2880" w:hanging="360"/>
      </w:pPr>
      <w:rPr>
        <w:rFonts w:ascii="Symbol" w:hAnsi="Symbol" w:hint="default"/>
      </w:rPr>
    </w:lvl>
    <w:lvl w:ilvl="4" w:tplc="22E88F72">
      <w:start w:val="1"/>
      <w:numFmt w:val="bullet"/>
      <w:lvlText w:val="o"/>
      <w:lvlJc w:val="left"/>
      <w:pPr>
        <w:ind w:left="3600" w:hanging="360"/>
      </w:pPr>
      <w:rPr>
        <w:rFonts w:ascii="Courier New" w:hAnsi="Courier New" w:hint="default"/>
      </w:rPr>
    </w:lvl>
    <w:lvl w:ilvl="5" w:tplc="B1D8579E">
      <w:start w:val="1"/>
      <w:numFmt w:val="bullet"/>
      <w:lvlText w:val=""/>
      <w:lvlJc w:val="left"/>
      <w:pPr>
        <w:ind w:left="4320" w:hanging="360"/>
      </w:pPr>
      <w:rPr>
        <w:rFonts w:ascii="Wingdings" w:hAnsi="Wingdings" w:hint="default"/>
      </w:rPr>
    </w:lvl>
    <w:lvl w:ilvl="6" w:tplc="B82CEB38">
      <w:start w:val="1"/>
      <w:numFmt w:val="bullet"/>
      <w:lvlText w:val=""/>
      <w:lvlJc w:val="left"/>
      <w:pPr>
        <w:ind w:left="5040" w:hanging="360"/>
      </w:pPr>
      <w:rPr>
        <w:rFonts w:ascii="Symbol" w:hAnsi="Symbol" w:hint="default"/>
      </w:rPr>
    </w:lvl>
    <w:lvl w:ilvl="7" w:tplc="5A1EC566">
      <w:start w:val="1"/>
      <w:numFmt w:val="bullet"/>
      <w:lvlText w:val="o"/>
      <w:lvlJc w:val="left"/>
      <w:pPr>
        <w:ind w:left="5760" w:hanging="360"/>
      </w:pPr>
      <w:rPr>
        <w:rFonts w:ascii="Courier New" w:hAnsi="Courier New" w:hint="default"/>
      </w:rPr>
    </w:lvl>
    <w:lvl w:ilvl="8" w:tplc="71DA383A">
      <w:start w:val="1"/>
      <w:numFmt w:val="bullet"/>
      <w:lvlText w:val=""/>
      <w:lvlJc w:val="left"/>
      <w:pPr>
        <w:ind w:left="6480" w:hanging="360"/>
      </w:pPr>
      <w:rPr>
        <w:rFonts w:ascii="Wingdings" w:hAnsi="Wingdings" w:hint="default"/>
      </w:rPr>
    </w:lvl>
  </w:abstractNum>
  <w:abstractNum w:abstractNumId="10" w15:restartNumberingAfterBreak="0">
    <w:nsid w:val="58864AFF"/>
    <w:multiLevelType w:val="hybridMultilevel"/>
    <w:tmpl w:val="C9124448"/>
    <w:lvl w:ilvl="0" w:tplc="271252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5B445F"/>
    <w:multiLevelType w:val="hybridMultilevel"/>
    <w:tmpl w:val="72AA8562"/>
    <w:lvl w:ilvl="0" w:tplc="934AEFEE">
      <w:start w:val="1"/>
      <w:numFmt w:val="bullet"/>
      <w:lvlText w:val=" "/>
      <w:lvlJc w:val="left"/>
      <w:pPr>
        <w:tabs>
          <w:tab w:val="num" w:pos="720"/>
        </w:tabs>
        <w:ind w:left="720" w:hanging="360"/>
      </w:pPr>
      <w:rPr>
        <w:rFonts w:ascii="Calibri" w:hAnsi="Calibri" w:hint="default"/>
      </w:rPr>
    </w:lvl>
    <w:lvl w:ilvl="1" w:tplc="395614A6" w:tentative="1">
      <w:start w:val="1"/>
      <w:numFmt w:val="bullet"/>
      <w:lvlText w:val=" "/>
      <w:lvlJc w:val="left"/>
      <w:pPr>
        <w:tabs>
          <w:tab w:val="num" w:pos="1440"/>
        </w:tabs>
        <w:ind w:left="1440" w:hanging="360"/>
      </w:pPr>
      <w:rPr>
        <w:rFonts w:ascii="Calibri" w:hAnsi="Calibri" w:hint="default"/>
      </w:rPr>
    </w:lvl>
    <w:lvl w:ilvl="2" w:tplc="98D4A466" w:tentative="1">
      <w:start w:val="1"/>
      <w:numFmt w:val="bullet"/>
      <w:lvlText w:val=" "/>
      <w:lvlJc w:val="left"/>
      <w:pPr>
        <w:tabs>
          <w:tab w:val="num" w:pos="2160"/>
        </w:tabs>
        <w:ind w:left="2160" w:hanging="360"/>
      </w:pPr>
      <w:rPr>
        <w:rFonts w:ascii="Calibri" w:hAnsi="Calibri" w:hint="default"/>
      </w:rPr>
    </w:lvl>
    <w:lvl w:ilvl="3" w:tplc="85385426" w:tentative="1">
      <w:start w:val="1"/>
      <w:numFmt w:val="bullet"/>
      <w:lvlText w:val=" "/>
      <w:lvlJc w:val="left"/>
      <w:pPr>
        <w:tabs>
          <w:tab w:val="num" w:pos="2880"/>
        </w:tabs>
        <w:ind w:left="2880" w:hanging="360"/>
      </w:pPr>
      <w:rPr>
        <w:rFonts w:ascii="Calibri" w:hAnsi="Calibri" w:hint="default"/>
      </w:rPr>
    </w:lvl>
    <w:lvl w:ilvl="4" w:tplc="9A006474" w:tentative="1">
      <w:start w:val="1"/>
      <w:numFmt w:val="bullet"/>
      <w:lvlText w:val=" "/>
      <w:lvlJc w:val="left"/>
      <w:pPr>
        <w:tabs>
          <w:tab w:val="num" w:pos="3600"/>
        </w:tabs>
        <w:ind w:left="3600" w:hanging="360"/>
      </w:pPr>
      <w:rPr>
        <w:rFonts w:ascii="Calibri" w:hAnsi="Calibri" w:hint="default"/>
      </w:rPr>
    </w:lvl>
    <w:lvl w:ilvl="5" w:tplc="1334F53A" w:tentative="1">
      <w:start w:val="1"/>
      <w:numFmt w:val="bullet"/>
      <w:lvlText w:val=" "/>
      <w:lvlJc w:val="left"/>
      <w:pPr>
        <w:tabs>
          <w:tab w:val="num" w:pos="4320"/>
        </w:tabs>
        <w:ind w:left="4320" w:hanging="360"/>
      </w:pPr>
      <w:rPr>
        <w:rFonts w:ascii="Calibri" w:hAnsi="Calibri" w:hint="default"/>
      </w:rPr>
    </w:lvl>
    <w:lvl w:ilvl="6" w:tplc="4082078C" w:tentative="1">
      <w:start w:val="1"/>
      <w:numFmt w:val="bullet"/>
      <w:lvlText w:val=" "/>
      <w:lvlJc w:val="left"/>
      <w:pPr>
        <w:tabs>
          <w:tab w:val="num" w:pos="5040"/>
        </w:tabs>
        <w:ind w:left="5040" w:hanging="360"/>
      </w:pPr>
      <w:rPr>
        <w:rFonts w:ascii="Calibri" w:hAnsi="Calibri" w:hint="default"/>
      </w:rPr>
    </w:lvl>
    <w:lvl w:ilvl="7" w:tplc="DB608226" w:tentative="1">
      <w:start w:val="1"/>
      <w:numFmt w:val="bullet"/>
      <w:lvlText w:val=" "/>
      <w:lvlJc w:val="left"/>
      <w:pPr>
        <w:tabs>
          <w:tab w:val="num" w:pos="5760"/>
        </w:tabs>
        <w:ind w:left="5760" w:hanging="360"/>
      </w:pPr>
      <w:rPr>
        <w:rFonts w:ascii="Calibri" w:hAnsi="Calibri" w:hint="default"/>
      </w:rPr>
    </w:lvl>
    <w:lvl w:ilvl="8" w:tplc="6D40C4BA" w:tentative="1">
      <w:start w:val="1"/>
      <w:numFmt w:val="bullet"/>
      <w:lvlText w:val=" "/>
      <w:lvlJc w:val="left"/>
      <w:pPr>
        <w:tabs>
          <w:tab w:val="num" w:pos="6480"/>
        </w:tabs>
        <w:ind w:left="6480" w:hanging="360"/>
      </w:pPr>
      <w:rPr>
        <w:rFonts w:ascii="Calibri" w:hAnsi="Calibri" w:hint="default"/>
      </w:rPr>
    </w:lvl>
  </w:abstractNum>
  <w:num w:numId="1" w16cid:durableId="114452814">
    <w:abstractNumId w:val="8"/>
  </w:num>
  <w:num w:numId="2" w16cid:durableId="807088214">
    <w:abstractNumId w:val="4"/>
  </w:num>
  <w:num w:numId="3" w16cid:durableId="1298293389">
    <w:abstractNumId w:val="2"/>
  </w:num>
  <w:num w:numId="4" w16cid:durableId="499469789">
    <w:abstractNumId w:val="7"/>
  </w:num>
  <w:num w:numId="5" w16cid:durableId="1016273179">
    <w:abstractNumId w:val="5"/>
  </w:num>
  <w:num w:numId="6" w16cid:durableId="1551845445">
    <w:abstractNumId w:val="6"/>
  </w:num>
  <w:num w:numId="7" w16cid:durableId="366108877">
    <w:abstractNumId w:val="10"/>
  </w:num>
  <w:num w:numId="8" w16cid:durableId="1088307550">
    <w:abstractNumId w:val="9"/>
  </w:num>
  <w:num w:numId="9" w16cid:durableId="2092071857">
    <w:abstractNumId w:val="3"/>
  </w:num>
  <w:num w:numId="10" w16cid:durableId="10491574">
    <w:abstractNumId w:val="1"/>
  </w:num>
  <w:num w:numId="11" w16cid:durableId="243296922">
    <w:abstractNumId w:val="0"/>
  </w:num>
  <w:num w:numId="12" w16cid:durableId="3539618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UwMDM2MrQ0MTAyMzJV0lEKTi0uzszPAykwrAUACpzAdCwAAAA="/>
  </w:docVars>
  <w:rsids>
    <w:rsidRoot w:val="00303CE4"/>
    <w:rsid w:val="00001650"/>
    <w:rsid w:val="000025C9"/>
    <w:rsid w:val="000068F8"/>
    <w:rsid w:val="00006C8B"/>
    <w:rsid w:val="00007230"/>
    <w:rsid w:val="00010363"/>
    <w:rsid w:val="00010375"/>
    <w:rsid w:val="00010589"/>
    <w:rsid w:val="00010D88"/>
    <w:rsid w:val="00012E97"/>
    <w:rsid w:val="000140AD"/>
    <w:rsid w:val="00014DB6"/>
    <w:rsid w:val="00015E68"/>
    <w:rsid w:val="00016988"/>
    <w:rsid w:val="00016C34"/>
    <w:rsid w:val="00017E2F"/>
    <w:rsid w:val="00020889"/>
    <w:rsid w:val="0003031F"/>
    <w:rsid w:val="0003091D"/>
    <w:rsid w:val="000321E9"/>
    <w:rsid w:val="00032484"/>
    <w:rsid w:val="00034140"/>
    <w:rsid w:val="000368AE"/>
    <w:rsid w:val="000409F5"/>
    <w:rsid w:val="00041393"/>
    <w:rsid w:val="00041512"/>
    <w:rsid w:val="00041B44"/>
    <w:rsid w:val="00041D12"/>
    <w:rsid w:val="000421D7"/>
    <w:rsid w:val="00044198"/>
    <w:rsid w:val="00045146"/>
    <w:rsid w:val="0004530E"/>
    <w:rsid w:val="000462E9"/>
    <w:rsid w:val="0004657F"/>
    <w:rsid w:val="00047DE2"/>
    <w:rsid w:val="0005166B"/>
    <w:rsid w:val="00051B49"/>
    <w:rsid w:val="00060E24"/>
    <w:rsid w:val="00060ED8"/>
    <w:rsid w:val="00063CFF"/>
    <w:rsid w:val="000654F2"/>
    <w:rsid w:val="00066D01"/>
    <w:rsid w:val="00071FEE"/>
    <w:rsid w:val="000733B4"/>
    <w:rsid w:val="000757CD"/>
    <w:rsid w:val="000766A7"/>
    <w:rsid w:val="0007697C"/>
    <w:rsid w:val="00077098"/>
    <w:rsid w:val="0007723B"/>
    <w:rsid w:val="000777CC"/>
    <w:rsid w:val="0008299F"/>
    <w:rsid w:val="00085186"/>
    <w:rsid w:val="0008693C"/>
    <w:rsid w:val="00086B21"/>
    <w:rsid w:val="00087ABB"/>
    <w:rsid w:val="00091105"/>
    <w:rsid w:val="00092822"/>
    <w:rsid w:val="00093CCC"/>
    <w:rsid w:val="00094D14"/>
    <w:rsid w:val="00095E04"/>
    <w:rsid w:val="000A1278"/>
    <w:rsid w:val="000A18DD"/>
    <w:rsid w:val="000A4616"/>
    <w:rsid w:val="000A62F6"/>
    <w:rsid w:val="000A6CC0"/>
    <w:rsid w:val="000A7393"/>
    <w:rsid w:val="000B04CF"/>
    <w:rsid w:val="000B12FF"/>
    <w:rsid w:val="000B15B9"/>
    <w:rsid w:val="000B2BA6"/>
    <w:rsid w:val="000B5393"/>
    <w:rsid w:val="000B5495"/>
    <w:rsid w:val="000B64B0"/>
    <w:rsid w:val="000B72DE"/>
    <w:rsid w:val="000B79BD"/>
    <w:rsid w:val="000C0584"/>
    <w:rsid w:val="000C1AED"/>
    <w:rsid w:val="000C2D0E"/>
    <w:rsid w:val="000C4BB0"/>
    <w:rsid w:val="000C6CD1"/>
    <w:rsid w:val="000D09AC"/>
    <w:rsid w:val="000D14AA"/>
    <w:rsid w:val="000D25AF"/>
    <w:rsid w:val="000D37E9"/>
    <w:rsid w:val="000D5E4E"/>
    <w:rsid w:val="000D6F2F"/>
    <w:rsid w:val="000E0028"/>
    <w:rsid w:val="000E0A80"/>
    <w:rsid w:val="000E1B83"/>
    <w:rsid w:val="000F0650"/>
    <w:rsid w:val="000F1042"/>
    <w:rsid w:val="000F29C2"/>
    <w:rsid w:val="000F3F06"/>
    <w:rsid w:val="000F6F5A"/>
    <w:rsid w:val="001002FD"/>
    <w:rsid w:val="00100314"/>
    <w:rsid w:val="00100E82"/>
    <w:rsid w:val="00101959"/>
    <w:rsid w:val="00102A33"/>
    <w:rsid w:val="00103945"/>
    <w:rsid w:val="00103CC8"/>
    <w:rsid w:val="001043FE"/>
    <w:rsid w:val="001055E2"/>
    <w:rsid w:val="001056C3"/>
    <w:rsid w:val="00107C12"/>
    <w:rsid w:val="001106B3"/>
    <w:rsid w:val="00112F5B"/>
    <w:rsid w:val="00113AE3"/>
    <w:rsid w:val="00115310"/>
    <w:rsid w:val="001158A7"/>
    <w:rsid w:val="001164AB"/>
    <w:rsid w:val="00122418"/>
    <w:rsid w:val="00122AD7"/>
    <w:rsid w:val="00123915"/>
    <w:rsid w:val="00125EAC"/>
    <w:rsid w:val="00126356"/>
    <w:rsid w:val="00126BD0"/>
    <w:rsid w:val="00130785"/>
    <w:rsid w:val="00130822"/>
    <w:rsid w:val="00131777"/>
    <w:rsid w:val="0013378E"/>
    <w:rsid w:val="0013579F"/>
    <w:rsid w:val="00136628"/>
    <w:rsid w:val="001366C2"/>
    <w:rsid w:val="00137452"/>
    <w:rsid w:val="00137D16"/>
    <w:rsid w:val="00142640"/>
    <w:rsid w:val="001469C5"/>
    <w:rsid w:val="00146D77"/>
    <w:rsid w:val="00150DAF"/>
    <w:rsid w:val="0015141C"/>
    <w:rsid w:val="0015160B"/>
    <w:rsid w:val="001516D5"/>
    <w:rsid w:val="00152620"/>
    <w:rsid w:val="00156A20"/>
    <w:rsid w:val="00157109"/>
    <w:rsid w:val="0015728D"/>
    <w:rsid w:val="00160D12"/>
    <w:rsid w:val="001619D2"/>
    <w:rsid w:val="0016219E"/>
    <w:rsid w:val="001627D4"/>
    <w:rsid w:val="00163720"/>
    <w:rsid w:val="00170808"/>
    <w:rsid w:val="00170C4B"/>
    <w:rsid w:val="001710F9"/>
    <w:rsid w:val="0017221E"/>
    <w:rsid w:val="00172F60"/>
    <w:rsid w:val="001756DF"/>
    <w:rsid w:val="00176AB0"/>
    <w:rsid w:val="00180245"/>
    <w:rsid w:val="001831E7"/>
    <w:rsid w:val="00183C3A"/>
    <w:rsid w:val="001856EA"/>
    <w:rsid w:val="00185DD4"/>
    <w:rsid w:val="0018640A"/>
    <w:rsid w:val="00186C25"/>
    <w:rsid w:val="001900D1"/>
    <w:rsid w:val="0019041B"/>
    <w:rsid w:val="00190638"/>
    <w:rsid w:val="0019129A"/>
    <w:rsid w:val="00191A05"/>
    <w:rsid w:val="001920FA"/>
    <w:rsid w:val="00195E98"/>
    <w:rsid w:val="00196614"/>
    <w:rsid w:val="0019672C"/>
    <w:rsid w:val="00197D5C"/>
    <w:rsid w:val="001A37F9"/>
    <w:rsid w:val="001A3A32"/>
    <w:rsid w:val="001A3C68"/>
    <w:rsid w:val="001A4905"/>
    <w:rsid w:val="001A5A9F"/>
    <w:rsid w:val="001A7039"/>
    <w:rsid w:val="001B0227"/>
    <w:rsid w:val="001B3794"/>
    <w:rsid w:val="001B59A2"/>
    <w:rsid w:val="001B5A88"/>
    <w:rsid w:val="001B7939"/>
    <w:rsid w:val="001C323A"/>
    <w:rsid w:val="001C3940"/>
    <w:rsid w:val="001C3E15"/>
    <w:rsid w:val="001C4698"/>
    <w:rsid w:val="001C49BC"/>
    <w:rsid w:val="001C583D"/>
    <w:rsid w:val="001C7E04"/>
    <w:rsid w:val="001D1DD1"/>
    <w:rsid w:val="001D2FC2"/>
    <w:rsid w:val="001D41AD"/>
    <w:rsid w:val="001D639D"/>
    <w:rsid w:val="001E2107"/>
    <w:rsid w:val="001E4C3F"/>
    <w:rsid w:val="001E6836"/>
    <w:rsid w:val="001E7691"/>
    <w:rsid w:val="001F0296"/>
    <w:rsid w:val="001F3111"/>
    <w:rsid w:val="001F3336"/>
    <w:rsid w:val="001F5D9A"/>
    <w:rsid w:val="00201216"/>
    <w:rsid w:val="00203BCB"/>
    <w:rsid w:val="002075D5"/>
    <w:rsid w:val="0021036F"/>
    <w:rsid w:val="002108C4"/>
    <w:rsid w:val="00210C94"/>
    <w:rsid w:val="002111B7"/>
    <w:rsid w:val="0021223B"/>
    <w:rsid w:val="0021429B"/>
    <w:rsid w:val="00217A1B"/>
    <w:rsid w:val="00217BDB"/>
    <w:rsid w:val="00221303"/>
    <w:rsid w:val="002244F6"/>
    <w:rsid w:val="0022460B"/>
    <w:rsid w:val="00224907"/>
    <w:rsid w:val="00224B65"/>
    <w:rsid w:val="00224BAB"/>
    <w:rsid w:val="00225432"/>
    <w:rsid w:val="002267B7"/>
    <w:rsid w:val="00226FB4"/>
    <w:rsid w:val="00227131"/>
    <w:rsid w:val="00231EE5"/>
    <w:rsid w:val="0023247C"/>
    <w:rsid w:val="00232F25"/>
    <w:rsid w:val="00237006"/>
    <w:rsid w:val="002400CB"/>
    <w:rsid w:val="00241D3B"/>
    <w:rsid w:val="002446ED"/>
    <w:rsid w:val="00244885"/>
    <w:rsid w:val="00245F15"/>
    <w:rsid w:val="00247A12"/>
    <w:rsid w:val="002501A4"/>
    <w:rsid w:val="00250B36"/>
    <w:rsid w:val="002513C4"/>
    <w:rsid w:val="002516FD"/>
    <w:rsid w:val="00251B9B"/>
    <w:rsid w:val="002526A6"/>
    <w:rsid w:val="00252E2C"/>
    <w:rsid w:val="0025341D"/>
    <w:rsid w:val="00253759"/>
    <w:rsid w:val="002559C6"/>
    <w:rsid w:val="00256C25"/>
    <w:rsid w:val="00257B88"/>
    <w:rsid w:val="0026072D"/>
    <w:rsid w:val="002640D1"/>
    <w:rsid w:val="00264206"/>
    <w:rsid w:val="002647D1"/>
    <w:rsid w:val="00265699"/>
    <w:rsid w:val="002733A9"/>
    <w:rsid w:val="0027404B"/>
    <w:rsid w:val="002740E2"/>
    <w:rsid w:val="00275419"/>
    <w:rsid w:val="002805F8"/>
    <w:rsid w:val="00281B0E"/>
    <w:rsid w:val="00281BE3"/>
    <w:rsid w:val="00281FA7"/>
    <w:rsid w:val="0028577D"/>
    <w:rsid w:val="00285AD6"/>
    <w:rsid w:val="0028763D"/>
    <w:rsid w:val="00287970"/>
    <w:rsid w:val="0029442C"/>
    <w:rsid w:val="00297AFF"/>
    <w:rsid w:val="002A1DB1"/>
    <w:rsid w:val="002A2400"/>
    <w:rsid w:val="002A2ECB"/>
    <w:rsid w:val="002A3953"/>
    <w:rsid w:val="002A5B33"/>
    <w:rsid w:val="002A61A6"/>
    <w:rsid w:val="002B0A11"/>
    <w:rsid w:val="002B24FF"/>
    <w:rsid w:val="002B338C"/>
    <w:rsid w:val="002B4D7D"/>
    <w:rsid w:val="002B57CE"/>
    <w:rsid w:val="002C0CE4"/>
    <w:rsid w:val="002C1992"/>
    <w:rsid w:val="002C2DA5"/>
    <w:rsid w:val="002C3F51"/>
    <w:rsid w:val="002C521F"/>
    <w:rsid w:val="002C5DF1"/>
    <w:rsid w:val="002C5E1E"/>
    <w:rsid w:val="002D0D26"/>
    <w:rsid w:val="002D1EA7"/>
    <w:rsid w:val="002D63E6"/>
    <w:rsid w:val="002D78EB"/>
    <w:rsid w:val="002D7F67"/>
    <w:rsid w:val="002E02D3"/>
    <w:rsid w:val="002E0BF8"/>
    <w:rsid w:val="002E37E9"/>
    <w:rsid w:val="002E3A9D"/>
    <w:rsid w:val="002E43FA"/>
    <w:rsid w:val="002E46F4"/>
    <w:rsid w:val="002E6373"/>
    <w:rsid w:val="002E6AC3"/>
    <w:rsid w:val="002E7DFE"/>
    <w:rsid w:val="002F00A6"/>
    <w:rsid w:val="002F3759"/>
    <w:rsid w:val="002F576E"/>
    <w:rsid w:val="002F63D1"/>
    <w:rsid w:val="002F7F9B"/>
    <w:rsid w:val="00300C16"/>
    <w:rsid w:val="003018C2"/>
    <w:rsid w:val="003020B7"/>
    <w:rsid w:val="00303CE4"/>
    <w:rsid w:val="00304712"/>
    <w:rsid w:val="00311CB1"/>
    <w:rsid w:val="00311F86"/>
    <w:rsid w:val="0031462E"/>
    <w:rsid w:val="003165E2"/>
    <w:rsid w:val="00317914"/>
    <w:rsid w:val="00320E3D"/>
    <w:rsid w:val="00321501"/>
    <w:rsid w:val="00323E0C"/>
    <w:rsid w:val="003262F8"/>
    <w:rsid w:val="0032732E"/>
    <w:rsid w:val="00327B68"/>
    <w:rsid w:val="00327C55"/>
    <w:rsid w:val="003310B8"/>
    <w:rsid w:val="00331377"/>
    <w:rsid w:val="00332B89"/>
    <w:rsid w:val="003337FD"/>
    <w:rsid w:val="00334080"/>
    <w:rsid w:val="003346C5"/>
    <w:rsid w:val="00334E9E"/>
    <w:rsid w:val="00335B67"/>
    <w:rsid w:val="00335E84"/>
    <w:rsid w:val="0033620E"/>
    <w:rsid w:val="00342D01"/>
    <w:rsid w:val="00342FD4"/>
    <w:rsid w:val="003441D9"/>
    <w:rsid w:val="00346E40"/>
    <w:rsid w:val="00347F3D"/>
    <w:rsid w:val="00354FD8"/>
    <w:rsid w:val="00355632"/>
    <w:rsid w:val="00356F12"/>
    <w:rsid w:val="00360D83"/>
    <w:rsid w:val="00361FFA"/>
    <w:rsid w:val="00362F83"/>
    <w:rsid w:val="0036361B"/>
    <w:rsid w:val="00364F19"/>
    <w:rsid w:val="0036728D"/>
    <w:rsid w:val="00370377"/>
    <w:rsid w:val="00372511"/>
    <w:rsid w:val="003728C7"/>
    <w:rsid w:val="003771A3"/>
    <w:rsid w:val="003805D3"/>
    <w:rsid w:val="00380C4A"/>
    <w:rsid w:val="00380D70"/>
    <w:rsid w:val="003821C9"/>
    <w:rsid w:val="00382897"/>
    <w:rsid w:val="00382CB5"/>
    <w:rsid w:val="003849AE"/>
    <w:rsid w:val="00384E8B"/>
    <w:rsid w:val="00390828"/>
    <w:rsid w:val="003919AB"/>
    <w:rsid w:val="00392C22"/>
    <w:rsid w:val="00393A83"/>
    <w:rsid w:val="00395B8D"/>
    <w:rsid w:val="00397730"/>
    <w:rsid w:val="003977BA"/>
    <w:rsid w:val="00397DB8"/>
    <w:rsid w:val="003A01F3"/>
    <w:rsid w:val="003A1990"/>
    <w:rsid w:val="003A2614"/>
    <w:rsid w:val="003A310F"/>
    <w:rsid w:val="003A42A5"/>
    <w:rsid w:val="003A67B1"/>
    <w:rsid w:val="003B0D87"/>
    <w:rsid w:val="003B1941"/>
    <w:rsid w:val="003B201B"/>
    <w:rsid w:val="003B3AEE"/>
    <w:rsid w:val="003B59CF"/>
    <w:rsid w:val="003B5A08"/>
    <w:rsid w:val="003B5E2B"/>
    <w:rsid w:val="003B5F02"/>
    <w:rsid w:val="003C05AB"/>
    <w:rsid w:val="003C0FEB"/>
    <w:rsid w:val="003C1612"/>
    <w:rsid w:val="003C1E51"/>
    <w:rsid w:val="003C37F1"/>
    <w:rsid w:val="003C3886"/>
    <w:rsid w:val="003C3EDE"/>
    <w:rsid w:val="003C5EF1"/>
    <w:rsid w:val="003C72F6"/>
    <w:rsid w:val="003C78A2"/>
    <w:rsid w:val="003D5AAA"/>
    <w:rsid w:val="003E18E1"/>
    <w:rsid w:val="003E1AB7"/>
    <w:rsid w:val="003E218B"/>
    <w:rsid w:val="003E21D2"/>
    <w:rsid w:val="003E4568"/>
    <w:rsid w:val="003E7CFA"/>
    <w:rsid w:val="003F015B"/>
    <w:rsid w:val="003F1125"/>
    <w:rsid w:val="003F2909"/>
    <w:rsid w:val="003F46E8"/>
    <w:rsid w:val="003F5087"/>
    <w:rsid w:val="003F6C1E"/>
    <w:rsid w:val="003F6E18"/>
    <w:rsid w:val="00401145"/>
    <w:rsid w:val="00401684"/>
    <w:rsid w:val="00401C86"/>
    <w:rsid w:val="00405F85"/>
    <w:rsid w:val="0040713E"/>
    <w:rsid w:val="00407629"/>
    <w:rsid w:val="004102AA"/>
    <w:rsid w:val="00413519"/>
    <w:rsid w:val="00414427"/>
    <w:rsid w:val="00415098"/>
    <w:rsid w:val="004152F2"/>
    <w:rsid w:val="0042032B"/>
    <w:rsid w:val="00421DFB"/>
    <w:rsid w:val="00423F9A"/>
    <w:rsid w:val="0042438D"/>
    <w:rsid w:val="00424499"/>
    <w:rsid w:val="0042706D"/>
    <w:rsid w:val="00427C85"/>
    <w:rsid w:val="00434AE9"/>
    <w:rsid w:val="00434B40"/>
    <w:rsid w:val="00435F12"/>
    <w:rsid w:val="00437E31"/>
    <w:rsid w:val="004404B9"/>
    <w:rsid w:val="00443E81"/>
    <w:rsid w:val="0044461A"/>
    <w:rsid w:val="00445F93"/>
    <w:rsid w:val="00446FC0"/>
    <w:rsid w:val="00447474"/>
    <w:rsid w:val="00450323"/>
    <w:rsid w:val="00451193"/>
    <w:rsid w:val="00452579"/>
    <w:rsid w:val="004525BE"/>
    <w:rsid w:val="004556FA"/>
    <w:rsid w:val="00455A6C"/>
    <w:rsid w:val="00455F54"/>
    <w:rsid w:val="00456830"/>
    <w:rsid w:val="004602EA"/>
    <w:rsid w:val="00462CF6"/>
    <w:rsid w:val="00462FCF"/>
    <w:rsid w:val="00464AE3"/>
    <w:rsid w:val="004675C1"/>
    <w:rsid w:val="00471461"/>
    <w:rsid w:val="00471A29"/>
    <w:rsid w:val="00471BC6"/>
    <w:rsid w:val="00474864"/>
    <w:rsid w:val="0047639D"/>
    <w:rsid w:val="004763F7"/>
    <w:rsid w:val="0047756A"/>
    <w:rsid w:val="00477AAC"/>
    <w:rsid w:val="00477CDF"/>
    <w:rsid w:val="00477D7A"/>
    <w:rsid w:val="00481847"/>
    <w:rsid w:val="00483AA1"/>
    <w:rsid w:val="004841D0"/>
    <w:rsid w:val="004864F2"/>
    <w:rsid w:val="004869DD"/>
    <w:rsid w:val="00486C98"/>
    <w:rsid w:val="00490791"/>
    <w:rsid w:val="00490D36"/>
    <w:rsid w:val="00491910"/>
    <w:rsid w:val="00492354"/>
    <w:rsid w:val="00492C4C"/>
    <w:rsid w:val="0049516F"/>
    <w:rsid w:val="00496DDB"/>
    <w:rsid w:val="004A6DC0"/>
    <w:rsid w:val="004B4E30"/>
    <w:rsid w:val="004B4ED4"/>
    <w:rsid w:val="004B6ECB"/>
    <w:rsid w:val="004B6F3B"/>
    <w:rsid w:val="004C306C"/>
    <w:rsid w:val="004C4FB3"/>
    <w:rsid w:val="004C6396"/>
    <w:rsid w:val="004D0229"/>
    <w:rsid w:val="004D0F60"/>
    <w:rsid w:val="004D1D2D"/>
    <w:rsid w:val="004D2550"/>
    <w:rsid w:val="004D3B77"/>
    <w:rsid w:val="004D4CF1"/>
    <w:rsid w:val="004D5069"/>
    <w:rsid w:val="004D6005"/>
    <w:rsid w:val="004E058B"/>
    <w:rsid w:val="004E2CCC"/>
    <w:rsid w:val="004E3F9E"/>
    <w:rsid w:val="004E4597"/>
    <w:rsid w:val="004E4926"/>
    <w:rsid w:val="004E5318"/>
    <w:rsid w:val="004E5C3C"/>
    <w:rsid w:val="004F06E2"/>
    <w:rsid w:val="004F0A54"/>
    <w:rsid w:val="004F1A7B"/>
    <w:rsid w:val="004F2985"/>
    <w:rsid w:val="004F315F"/>
    <w:rsid w:val="004F38D4"/>
    <w:rsid w:val="004F45B8"/>
    <w:rsid w:val="004F5F22"/>
    <w:rsid w:val="004F704A"/>
    <w:rsid w:val="00500FA3"/>
    <w:rsid w:val="00501F72"/>
    <w:rsid w:val="00502431"/>
    <w:rsid w:val="005028FD"/>
    <w:rsid w:val="00502E31"/>
    <w:rsid w:val="00502F77"/>
    <w:rsid w:val="005067A5"/>
    <w:rsid w:val="005068AA"/>
    <w:rsid w:val="00507D68"/>
    <w:rsid w:val="005104DA"/>
    <w:rsid w:val="005115FD"/>
    <w:rsid w:val="0051171A"/>
    <w:rsid w:val="00512EA3"/>
    <w:rsid w:val="00512FF2"/>
    <w:rsid w:val="005132D9"/>
    <w:rsid w:val="005158C0"/>
    <w:rsid w:val="00515A7D"/>
    <w:rsid w:val="0052035F"/>
    <w:rsid w:val="005223FA"/>
    <w:rsid w:val="00522A89"/>
    <w:rsid w:val="00522AB9"/>
    <w:rsid w:val="005235B9"/>
    <w:rsid w:val="0052441C"/>
    <w:rsid w:val="005246C7"/>
    <w:rsid w:val="0052747B"/>
    <w:rsid w:val="0053034F"/>
    <w:rsid w:val="005303C0"/>
    <w:rsid w:val="00531081"/>
    <w:rsid w:val="0053243A"/>
    <w:rsid w:val="00535525"/>
    <w:rsid w:val="005360E8"/>
    <w:rsid w:val="00536F8F"/>
    <w:rsid w:val="00540406"/>
    <w:rsid w:val="00542F4D"/>
    <w:rsid w:val="00546405"/>
    <w:rsid w:val="00546C6C"/>
    <w:rsid w:val="00551EA0"/>
    <w:rsid w:val="0055530D"/>
    <w:rsid w:val="00555ADA"/>
    <w:rsid w:val="00555BD0"/>
    <w:rsid w:val="005566CC"/>
    <w:rsid w:val="00561F96"/>
    <w:rsid w:val="0056269C"/>
    <w:rsid w:val="00564950"/>
    <w:rsid w:val="00564B04"/>
    <w:rsid w:val="00564DDC"/>
    <w:rsid w:val="00567BF6"/>
    <w:rsid w:val="00571EE1"/>
    <w:rsid w:val="00572D61"/>
    <w:rsid w:val="005736B9"/>
    <w:rsid w:val="005739B1"/>
    <w:rsid w:val="00574ACB"/>
    <w:rsid w:val="005766BA"/>
    <w:rsid w:val="005808D9"/>
    <w:rsid w:val="00581D45"/>
    <w:rsid w:val="005820E8"/>
    <w:rsid w:val="0058270D"/>
    <w:rsid w:val="00582F33"/>
    <w:rsid w:val="00583AFD"/>
    <w:rsid w:val="00584AED"/>
    <w:rsid w:val="0058642C"/>
    <w:rsid w:val="00590C04"/>
    <w:rsid w:val="005926D7"/>
    <w:rsid w:val="00592F87"/>
    <w:rsid w:val="005943BC"/>
    <w:rsid w:val="005965D6"/>
    <w:rsid w:val="00596E85"/>
    <w:rsid w:val="00597EC0"/>
    <w:rsid w:val="005A04E9"/>
    <w:rsid w:val="005A1DB4"/>
    <w:rsid w:val="005A373E"/>
    <w:rsid w:val="005A4EEF"/>
    <w:rsid w:val="005A5266"/>
    <w:rsid w:val="005A6857"/>
    <w:rsid w:val="005B08D7"/>
    <w:rsid w:val="005B1B6D"/>
    <w:rsid w:val="005B1CD8"/>
    <w:rsid w:val="005B2ABD"/>
    <w:rsid w:val="005B2DB8"/>
    <w:rsid w:val="005B5335"/>
    <w:rsid w:val="005B5739"/>
    <w:rsid w:val="005C0143"/>
    <w:rsid w:val="005C10FF"/>
    <w:rsid w:val="005C1869"/>
    <w:rsid w:val="005C4B7B"/>
    <w:rsid w:val="005C630A"/>
    <w:rsid w:val="005C78E1"/>
    <w:rsid w:val="005D02F6"/>
    <w:rsid w:val="005D0DBB"/>
    <w:rsid w:val="005D18CA"/>
    <w:rsid w:val="005D20D6"/>
    <w:rsid w:val="005D24BE"/>
    <w:rsid w:val="005D6C24"/>
    <w:rsid w:val="005D7858"/>
    <w:rsid w:val="005D78B8"/>
    <w:rsid w:val="005E00EA"/>
    <w:rsid w:val="005E04FA"/>
    <w:rsid w:val="005E1328"/>
    <w:rsid w:val="005E1DA5"/>
    <w:rsid w:val="005E3619"/>
    <w:rsid w:val="005E70FD"/>
    <w:rsid w:val="005E7853"/>
    <w:rsid w:val="005F336B"/>
    <w:rsid w:val="005F4330"/>
    <w:rsid w:val="005F4B8C"/>
    <w:rsid w:val="005F4D0B"/>
    <w:rsid w:val="005F5302"/>
    <w:rsid w:val="005F532C"/>
    <w:rsid w:val="005F5F67"/>
    <w:rsid w:val="005F782A"/>
    <w:rsid w:val="005F782F"/>
    <w:rsid w:val="00600FF6"/>
    <w:rsid w:val="006021C1"/>
    <w:rsid w:val="00603360"/>
    <w:rsid w:val="006035CE"/>
    <w:rsid w:val="00603A73"/>
    <w:rsid w:val="00603AC3"/>
    <w:rsid w:val="006069A5"/>
    <w:rsid w:val="006072A1"/>
    <w:rsid w:val="00607D90"/>
    <w:rsid w:val="006108B1"/>
    <w:rsid w:val="00610AE4"/>
    <w:rsid w:val="006122EF"/>
    <w:rsid w:val="00615A10"/>
    <w:rsid w:val="00615D3C"/>
    <w:rsid w:val="0061675F"/>
    <w:rsid w:val="0061768F"/>
    <w:rsid w:val="00617D4C"/>
    <w:rsid w:val="00620D35"/>
    <w:rsid w:val="00621400"/>
    <w:rsid w:val="006222B0"/>
    <w:rsid w:val="00623879"/>
    <w:rsid w:val="00626BF6"/>
    <w:rsid w:val="00627782"/>
    <w:rsid w:val="006336AD"/>
    <w:rsid w:val="00634C78"/>
    <w:rsid w:val="0063793E"/>
    <w:rsid w:val="00637CED"/>
    <w:rsid w:val="00641263"/>
    <w:rsid w:val="0064220E"/>
    <w:rsid w:val="0064236E"/>
    <w:rsid w:val="00643B4B"/>
    <w:rsid w:val="00645696"/>
    <w:rsid w:val="00645E62"/>
    <w:rsid w:val="00645E90"/>
    <w:rsid w:val="006478EF"/>
    <w:rsid w:val="0065289B"/>
    <w:rsid w:val="00652CD8"/>
    <w:rsid w:val="00654648"/>
    <w:rsid w:val="00660686"/>
    <w:rsid w:val="00660C44"/>
    <w:rsid w:val="0066119F"/>
    <w:rsid w:val="00662D89"/>
    <w:rsid w:val="00664237"/>
    <w:rsid w:val="00664CC6"/>
    <w:rsid w:val="00665127"/>
    <w:rsid w:val="00670517"/>
    <w:rsid w:val="00670703"/>
    <w:rsid w:val="00671A96"/>
    <w:rsid w:val="00671E3A"/>
    <w:rsid w:val="006733A9"/>
    <w:rsid w:val="006733AE"/>
    <w:rsid w:val="00674531"/>
    <w:rsid w:val="00674D28"/>
    <w:rsid w:val="00675E81"/>
    <w:rsid w:val="006800DC"/>
    <w:rsid w:val="006801AA"/>
    <w:rsid w:val="006807B2"/>
    <w:rsid w:val="00680AC5"/>
    <w:rsid w:val="006811AA"/>
    <w:rsid w:val="006812C9"/>
    <w:rsid w:val="006928C1"/>
    <w:rsid w:val="0069296E"/>
    <w:rsid w:val="00693258"/>
    <w:rsid w:val="00695D5C"/>
    <w:rsid w:val="00695EEC"/>
    <w:rsid w:val="00696261"/>
    <w:rsid w:val="00697893"/>
    <w:rsid w:val="006A01B4"/>
    <w:rsid w:val="006A0D51"/>
    <w:rsid w:val="006A241D"/>
    <w:rsid w:val="006A2650"/>
    <w:rsid w:val="006A475C"/>
    <w:rsid w:val="006A5CF4"/>
    <w:rsid w:val="006A67CA"/>
    <w:rsid w:val="006A71A7"/>
    <w:rsid w:val="006A7E62"/>
    <w:rsid w:val="006B1DA5"/>
    <w:rsid w:val="006B3ED4"/>
    <w:rsid w:val="006B6430"/>
    <w:rsid w:val="006B6913"/>
    <w:rsid w:val="006C1D9E"/>
    <w:rsid w:val="006C3068"/>
    <w:rsid w:val="006C356C"/>
    <w:rsid w:val="006C483D"/>
    <w:rsid w:val="006C5056"/>
    <w:rsid w:val="006D3761"/>
    <w:rsid w:val="006D3D93"/>
    <w:rsid w:val="006D6E72"/>
    <w:rsid w:val="006E0A7A"/>
    <w:rsid w:val="006E11E9"/>
    <w:rsid w:val="006E1682"/>
    <w:rsid w:val="006E1A2C"/>
    <w:rsid w:val="006E228E"/>
    <w:rsid w:val="006E28AB"/>
    <w:rsid w:val="006E3024"/>
    <w:rsid w:val="006E3E71"/>
    <w:rsid w:val="006E4648"/>
    <w:rsid w:val="006F21B0"/>
    <w:rsid w:val="006F228F"/>
    <w:rsid w:val="006F7131"/>
    <w:rsid w:val="006F7C50"/>
    <w:rsid w:val="00701E0F"/>
    <w:rsid w:val="00702317"/>
    <w:rsid w:val="007027DA"/>
    <w:rsid w:val="00703DF7"/>
    <w:rsid w:val="00703F82"/>
    <w:rsid w:val="00704009"/>
    <w:rsid w:val="00707AA2"/>
    <w:rsid w:val="00711DDB"/>
    <w:rsid w:val="0071346F"/>
    <w:rsid w:val="00713ADC"/>
    <w:rsid w:val="0071595F"/>
    <w:rsid w:val="0071605C"/>
    <w:rsid w:val="00716086"/>
    <w:rsid w:val="00717154"/>
    <w:rsid w:val="00717FF2"/>
    <w:rsid w:val="00720DD4"/>
    <w:rsid w:val="00721B27"/>
    <w:rsid w:val="007223AB"/>
    <w:rsid w:val="0072240E"/>
    <w:rsid w:val="007229E9"/>
    <w:rsid w:val="007238BC"/>
    <w:rsid w:val="00724315"/>
    <w:rsid w:val="00724A6C"/>
    <w:rsid w:val="00724B01"/>
    <w:rsid w:val="00724FC0"/>
    <w:rsid w:val="00725D62"/>
    <w:rsid w:val="007262C4"/>
    <w:rsid w:val="00726DE8"/>
    <w:rsid w:val="007309FA"/>
    <w:rsid w:val="00731C08"/>
    <w:rsid w:val="007348A2"/>
    <w:rsid w:val="00736E36"/>
    <w:rsid w:val="00737D5B"/>
    <w:rsid w:val="00737E1F"/>
    <w:rsid w:val="00740F30"/>
    <w:rsid w:val="0074209D"/>
    <w:rsid w:val="007423A7"/>
    <w:rsid w:val="00742A5B"/>
    <w:rsid w:val="0074469B"/>
    <w:rsid w:val="00746233"/>
    <w:rsid w:val="0074767C"/>
    <w:rsid w:val="007555CE"/>
    <w:rsid w:val="00756549"/>
    <w:rsid w:val="007633AC"/>
    <w:rsid w:val="00764A40"/>
    <w:rsid w:val="00767B14"/>
    <w:rsid w:val="0077158C"/>
    <w:rsid w:val="007719B2"/>
    <w:rsid w:val="007725AC"/>
    <w:rsid w:val="00772975"/>
    <w:rsid w:val="00773646"/>
    <w:rsid w:val="00775DAD"/>
    <w:rsid w:val="00777A3F"/>
    <w:rsid w:val="0078407F"/>
    <w:rsid w:val="00784905"/>
    <w:rsid w:val="00787174"/>
    <w:rsid w:val="00790315"/>
    <w:rsid w:val="007929EC"/>
    <w:rsid w:val="00793F83"/>
    <w:rsid w:val="00793FE5"/>
    <w:rsid w:val="00794BA6"/>
    <w:rsid w:val="00794BD1"/>
    <w:rsid w:val="007951CA"/>
    <w:rsid w:val="0079680A"/>
    <w:rsid w:val="00797743"/>
    <w:rsid w:val="007A0213"/>
    <w:rsid w:val="007A3A95"/>
    <w:rsid w:val="007A6169"/>
    <w:rsid w:val="007B03D5"/>
    <w:rsid w:val="007B1928"/>
    <w:rsid w:val="007B3A52"/>
    <w:rsid w:val="007B4D60"/>
    <w:rsid w:val="007B5F89"/>
    <w:rsid w:val="007B7826"/>
    <w:rsid w:val="007C0287"/>
    <w:rsid w:val="007C19A7"/>
    <w:rsid w:val="007C2CB9"/>
    <w:rsid w:val="007C4EE7"/>
    <w:rsid w:val="007D7E6A"/>
    <w:rsid w:val="007E27C1"/>
    <w:rsid w:val="007E5835"/>
    <w:rsid w:val="007E6A3E"/>
    <w:rsid w:val="007E6EC3"/>
    <w:rsid w:val="007E73CD"/>
    <w:rsid w:val="007F021B"/>
    <w:rsid w:val="007F13E0"/>
    <w:rsid w:val="007F4712"/>
    <w:rsid w:val="007F505E"/>
    <w:rsid w:val="007F65AC"/>
    <w:rsid w:val="007F68ED"/>
    <w:rsid w:val="007F7CA3"/>
    <w:rsid w:val="00800681"/>
    <w:rsid w:val="00804A90"/>
    <w:rsid w:val="008061F4"/>
    <w:rsid w:val="008072EF"/>
    <w:rsid w:val="00810C16"/>
    <w:rsid w:val="00813C7F"/>
    <w:rsid w:val="0081417E"/>
    <w:rsid w:val="00814FCE"/>
    <w:rsid w:val="008165CA"/>
    <w:rsid w:val="00816734"/>
    <w:rsid w:val="00820336"/>
    <w:rsid w:val="00820D66"/>
    <w:rsid w:val="00821CF5"/>
    <w:rsid w:val="008223E0"/>
    <w:rsid w:val="008232F4"/>
    <w:rsid w:val="0082408D"/>
    <w:rsid w:val="008259CC"/>
    <w:rsid w:val="00826D55"/>
    <w:rsid w:val="00830CE5"/>
    <w:rsid w:val="00832023"/>
    <w:rsid w:val="008320D9"/>
    <w:rsid w:val="00833178"/>
    <w:rsid w:val="008359B6"/>
    <w:rsid w:val="008406E4"/>
    <w:rsid w:val="00841C9C"/>
    <w:rsid w:val="00842BEC"/>
    <w:rsid w:val="00843A8A"/>
    <w:rsid w:val="00843DF9"/>
    <w:rsid w:val="008451A4"/>
    <w:rsid w:val="008464B0"/>
    <w:rsid w:val="008476BD"/>
    <w:rsid w:val="00847777"/>
    <w:rsid w:val="00847EA2"/>
    <w:rsid w:val="00850D9A"/>
    <w:rsid w:val="0085197F"/>
    <w:rsid w:val="00851FC5"/>
    <w:rsid w:val="008528CD"/>
    <w:rsid w:val="00854B05"/>
    <w:rsid w:val="008553BD"/>
    <w:rsid w:val="00855656"/>
    <w:rsid w:val="00856915"/>
    <w:rsid w:val="00857483"/>
    <w:rsid w:val="008601B0"/>
    <w:rsid w:val="0086055E"/>
    <w:rsid w:val="008607B5"/>
    <w:rsid w:val="00861607"/>
    <w:rsid w:val="00862552"/>
    <w:rsid w:val="00865A08"/>
    <w:rsid w:val="00866714"/>
    <w:rsid w:val="00866D4A"/>
    <w:rsid w:val="008671E3"/>
    <w:rsid w:val="0087060F"/>
    <w:rsid w:val="00872B7A"/>
    <w:rsid w:val="00873F4F"/>
    <w:rsid w:val="008754D3"/>
    <w:rsid w:val="00875BD0"/>
    <w:rsid w:val="00875BD1"/>
    <w:rsid w:val="008761FC"/>
    <w:rsid w:val="008766E6"/>
    <w:rsid w:val="00876D41"/>
    <w:rsid w:val="00881A36"/>
    <w:rsid w:val="0088372D"/>
    <w:rsid w:val="008844E2"/>
    <w:rsid w:val="00885309"/>
    <w:rsid w:val="008865B3"/>
    <w:rsid w:val="008869CD"/>
    <w:rsid w:val="00886ED3"/>
    <w:rsid w:val="008872BD"/>
    <w:rsid w:val="00890737"/>
    <w:rsid w:val="008A0631"/>
    <w:rsid w:val="008A0EBE"/>
    <w:rsid w:val="008A1136"/>
    <w:rsid w:val="008A1253"/>
    <w:rsid w:val="008A1761"/>
    <w:rsid w:val="008A1F37"/>
    <w:rsid w:val="008A1F56"/>
    <w:rsid w:val="008A5BF3"/>
    <w:rsid w:val="008A736D"/>
    <w:rsid w:val="008B038E"/>
    <w:rsid w:val="008B4F3C"/>
    <w:rsid w:val="008B58E3"/>
    <w:rsid w:val="008B627D"/>
    <w:rsid w:val="008B68F9"/>
    <w:rsid w:val="008C2904"/>
    <w:rsid w:val="008C571F"/>
    <w:rsid w:val="008C5CDF"/>
    <w:rsid w:val="008C66FB"/>
    <w:rsid w:val="008C6C33"/>
    <w:rsid w:val="008C76D2"/>
    <w:rsid w:val="008D2D35"/>
    <w:rsid w:val="008D2E16"/>
    <w:rsid w:val="008D6359"/>
    <w:rsid w:val="008E0558"/>
    <w:rsid w:val="008E1E63"/>
    <w:rsid w:val="008E2BC7"/>
    <w:rsid w:val="008E3F2F"/>
    <w:rsid w:val="008E5D3D"/>
    <w:rsid w:val="008E6065"/>
    <w:rsid w:val="008E6401"/>
    <w:rsid w:val="008F0B48"/>
    <w:rsid w:val="008F26DF"/>
    <w:rsid w:val="008F3E4F"/>
    <w:rsid w:val="008F4359"/>
    <w:rsid w:val="008F52DB"/>
    <w:rsid w:val="008F7EB6"/>
    <w:rsid w:val="00900178"/>
    <w:rsid w:val="0090081D"/>
    <w:rsid w:val="009053CC"/>
    <w:rsid w:val="00905D31"/>
    <w:rsid w:val="0091165B"/>
    <w:rsid w:val="009135FD"/>
    <w:rsid w:val="0092020C"/>
    <w:rsid w:val="00922B33"/>
    <w:rsid w:val="00923A16"/>
    <w:rsid w:val="00924A1F"/>
    <w:rsid w:val="0092751F"/>
    <w:rsid w:val="0093297F"/>
    <w:rsid w:val="009330BA"/>
    <w:rsid w:val="00933335"/>
    <w:rsid w:val="00933522"/>
    <w:rsid w:val="0093528D"/>
    <w:rsid w:val="00936EE2"/>
    <w:rsid w:val="00937A3F"/>
    <w:rsid w:val="00943C9C"/>
    <w:rsid w:val="009473E6"/>
    <w:rsid w:val="00950217"/>
    <w:rsid w:val="009502D0"/>
    <w:rsid w:val="009513B8"/>
    <w:rsid w:val="0095283D"/>
    <w:rsid w:val="00952C83"/>
    <w:rsid w:val="00952F08"/>
    <w:rsid w:val="00953A4B"/>
    <w:rsid w:val="00956534"/>
    <w:rsid w:val="00957BB5"/>
    <w:rsid w:val="0096168D"/>
    <w:rsid w:val="009620E3"/>
    <w:rsid w:val="00963073"/>
    <w:rsid w:val="00963A38"/>
    <w:rsid w:val="00966093"/>
    <w:rsid w:val="0096631C"/>
    <w:rsid w:val="00966516"/>
    <w:rsid w:val="00966CF6"/>
    <w:rsid w:val="00967AD9"/>
    <w:rsid w:val="00970122"/>
    <w:rsid w:val="009715A8"/>
    <w:rsid w:val="009728C1"/>
    <w:rsid w:val="0097536F"/>
    <w:rsid w:val="0097689F"/>
    <w:rsid w:val="00977713"/>
    <w:rsid w:val="0098050F"/>
    <w:rsid w:val="009822D9"/>
    <w:rsid w:val="00983107"/>
    <w:rsid w:val="0098449D"/>
    <w:rsid w:val="009849C7"/>
    <w:rsid w:val="0098552B"/>
    <w:rsid w:val="009865B6"/>
    <w:rsid w:val="0098769B"/>
    <w:rsid w:val="0098782C"/>
    <w:rsid w:val="009907A1"/>
    <w:rsid w:val="00990AA6"/>
    <w:rsid w:val="00991321"/>
    <w:rsid w:val="00991A42"/>
    <w:rsid w:val="00992011"/>
    <w:rsid w:val="00993CCC"/>
    <w:rsid w:val="00997016"/>
    <w:rsid w:val="00997A03"/>
    <w:rsid w:val="00997F1A"/>
    <w:rsid w:val="009A1F07"/>
    <w:rsid w:val="009A22CB"/>
    <w:rsid w:val="009A36F1"/>
    <w:rsid w:val="009A3969"/>
    <w:rsid w:val="009A5805"/>
    <w:rsid w:val="009A5ABC"/>
    <w:rsid w:val="009A5E56"/>
    <w:rsid w:val="009A75CE"/>
    <w:rsid w:val="009B0F7E"/>
    <w:rsid w:val="009B6C4F"/>
    <w:rsid w:val="009C1543"/>
    <w:rsid w:val="009C4606"/>
    <w:rsid w:val="009C66BA"/>
    <w:rsid w:val="009D2520"/>
    <w:rsid w:val="009D27F5"/>
    <w:rsid w:val="009D3AA7"/>
    <w:rsid w:val="009D5E70"/>
    <w:rsid w:val="009D6D1C"/>
    <w:rsid w:val="009D78D9"/>
    <w:rsid w:val="009E09FE"/>
    <w:rsid w:val="009E1650"/>
    <w:rsid w:val="009E23EF"/>
    <w:rsid w:val="009E3BD7"/>
    <w:rsid w:val="009E3E1C"/>
    <w:rsid w:val="009E4509"/>
    <w:rsid w:val="009E47CF"/>
    <w:rsid w:val="009E51F5"/>
    <w:rsid w:val="009E6CAB"/>
    <w:rsid w:val="009F0906"/>
    <w:rsid w:val="009F0EA0"/>
    <w:rsid w:val="009F12CF"/>
    <w:rsid w:val="009F137F"/>
    <w:rsid w:val="009F1BEA"/>
    <w:rsid w:val="009F37B2"/>
    <w:rsid w:val="009F37E4"/>
    <w:rsid w:val="009F5354"/>
    <w:rsid w:val="009F6C16"/>
    <w:rsid w:val="009F6ED2"/>
    <w:rsid w:val="00A007F6"/>
    <w:rsid w:val="00A0350D"/>
    <w:rsid w:val="00A05B3C"/>
    <w:rsid w:val="00A06AF9"/>
    <w:rsid w:val="00A0795C"/>
    <w:rsid w:val="00A079E4"/>
    <w:rsid w:val="00A10025"/>
    <w:rsid w:val="00A13EC8"/>
    <w:rsid w:val="00A16252"/>
    <w:rsid w:val="00A163A5"/>
    <w:rsid w:val="00A176F0"/>
    <w:rsid w:val="00A1D618"/>
    <w:rsid w:val="00A21C1A"/>
    <w:rsid w:val="00A240CC"/>
    <w:rsid w:val="00A24350"/>
    <w:rsid w:val="00A250CC"/>
    <w:rsid w:val="00A25DF2"/>
    <w:rsid w:val="00A2704B"/>
    <w:rsid w:val="00A303D0"/>
    <w:rsid w:val="00A37767"/>
    <w:rsid w:val="00A40264"/>
    <w:rsid w:val="00A45999"/>
    <w:rsid w:val="00A46961"/>
    <w:rsid w:val="00A47742"/>
    <w:rsid w:val="00A50088"/>
    <w:rsid w:val="00A53C63"/>
    <w:rsid w:val="00A54349"/>
    <w:rsid w:val="00A54611"/>
    <w:rsid w:val="00A553A5"/>
    <w:rsid w:val="00A5655B"/>
    <w:rsid w:val="00A61133"/>
    <w:rsid w:val="00A61C63"/>
    <w:rsid w:val="00A631FF"/>
    <w:rsid w:val="00A644D7"/>
    <w:rsid w:val="00A6561D"/>
    <w:rsid w:val="00A65693"/>
    <w:rsid w:val="00A66D69"/>
    <w:rsid w:val="00A67B97"/>
    <w:rsid w:val="00A67E73"/>
    <w:rsid w:val="00A703BC"/>
    <w:rsid w:val="00A70597"/>
    <w:rsid w:val="00A7151A"/>
    <w:rsid w:val="00A726D6"/>
    <w:rsid w:val="00A740C8"/>
    <w:rsid w:val="00A74CF6"/>
    <w:rsid w:val="00A75067"/>
    <w:rsid w:val="00A76C77"/>
    <w:rsid w:val="00A8143C"/>
    <w:rsid w:val="00A853F0"/>
    <w:rsid w:val="00A858BB"/>
    <w:rsid w:val="00A86E70"/>
    <w:rsid w:val="00A87A69"/>
    <w:rsid w:val="00A91C99"/>
    <w:rsid w:val="00A92A29"/>
    <w:rsid w:val="00A96482"/>
    <w:rsid w:val="00A96C83"/>
    <w:rsid w:val="00A97716"/>
    <w:rsid w:val="00AA12CE"/>
    <w:rsid w:val="00AA3118"/>
    <w:rsid w:val="00AA31E8"/>
    <w:rsid w:val="00AA373A"/>
    <w:rsid w:val="00AA4B7D"/>
    <w:rsid w:val="00AB2CEB"/>
    <w:rsid w:val="00AB67BF"/>
    <w:rsid w:val="00AC0D62"/>
    <w:rsid w:val="00AC13A8"/>
    <w:rsid w:val="00AC2D59"/>
    <w:rsid w:val="00AC38B6"/>
    <w:rsid w:val="00AD235F"/>
    <w:rsid w:val="00AD2A39"/>
    <w:rsid w:val="00AD2BBC"/>
    <w:rsid w:val="00AD38AE"/>
    <w:rsid w:val="00AD4C4E"/>
    <w:rsid w:val="00AD6BBA"/>
    <w:rsid w:val="00AD731D"/>
    <w:rsid w:val="00AE03C3"/>
    <w:rsid w:val="00AE1433"/>
    <w:rsid w:val="00AE25DB"/>
    <w:rsid w:val="00AE355F"/>
    <w:rsid w:val="00AE4897"/>
    <w:rsid w:val="00AE598B"/>
    <w:rsid w:val="00AE5C77"/>
    <w:rsid w:val="00AE6752"/>
    <w:rsid w:val="00AE6952"/>
    <w:rsid w:val="00AE706C"/>
    <w:rsid w:val="00AF17FB"/>
    <w:rsid w:val="00AF3DF5"/>
    <w:rsid w:val="00AF3F12"/>
    <w:rsid w:val="00AF43EB"/>
    <w:rsid w:val="00AF48AD"/>
    <w:rsid w:val="00AF58BE"/>
    <w:rsid w:val="00AF5E2B"/>
    <w:rsid w:val="00B00D28"/>
    <w:rsid w:val="00B0414B"/>
    <w:rsid w:val="00B0480A"/>
    <w:rsid w:val="00B04CC3"/>
    <w:rsid w:val="00B0757B"/>
    <w:rsid w:val="00B101C5"/>
    <w:rsid w:val="00B11E65"/>
    <w:rsid w:val="00B13511"/>
    <w:rsid w:val="00B13850"/>
    <w:rsid w:val="00B15AB5"/>
    <w:rsid w:val="00B17A03"/>
    <w:rsid w:val="00B17D1E"/>
    <w:rsid w:val="00B20DEF"/>
    <w:rsid w:val="00B24B12"/>
    <w:rsid w:val="00B2589D"/>
    <w:rsid w:val="00B259A6"/>
    <w:rsid w:val="00B264D9"/>
    <w:rsid w:val="00B272BD"/>
    <w:rsid w:val="00B27C1F"/>
    <w:rsid w:val="00B32220"/>
    <w:rsid w:val="00B330BB"/>
    <w:rsid w:val="00B3341E"/>
    <w:rsid w:val="00B33963"/>
    <w:rsid w:val="00B400FA"/>
    <w:rsid w:val="00B419C2"/>
    <w:rsid w:val="00B42B8C"/>
    <w:rsid w:val="00B433C1"/>
    <w:rsid w:val="00B43979"/>
    <w:rsid w:val="00B443B1"/>
    <w:rsid w:val="00B45B3C"/>
    <w:rsid w:val="00B47736"/>
    <w:rsid w:val="00B50A2D"/>
    <w:rsid w:val="00B51A24"/>
    <w:rsid w:val="00B52AB0"/>
    <w:rsid w:val="00B54673"/>
    <w:rsid w:val="00B554DF"/>
    <w:rsid w:val="00B56FD3"/>
    <w:rsid w:val="00B57814"/>
    <w:rsid w:val="00B637AB"/>
    <w:rsid w:val="00B66690"/>
    <w:rsid w:val="00B719C0"/>
    <w:rsid w:val="00B720C5"/>
    <w:rsid w:val="00B729AE"/>
    <w:rsid w:val="00B72CFF"/>
    <w:rsid w:val="00B72D79"/>
    <w:rsid w:val="00B746C0"/>
    <w:rsid w:val="00B74D0B"/>
    <w:rsid w:val="00B77701"/>
    <w:rsid w:val="00B77F7D"/>
    <w:rsid w:val="00B80059"/>
    <w:rsid w:val="00B81D85"/>
    <w:rsid w:val="00B82C10"/>
    <w:rsid w:val="00B86461"/>
    <w:rsid w:val="00B869AF"/>
    <w:rsid w:val="00B86C95"/>
    <w:rsid w:val="00B94B4A"/>
    <w:rsid w:val="00B95D79"/>
    <w:rsid w:val="00B96415"/>
    <w:rsid w:val="00BA4B65"/>
    <w:rsid w:val="00BA52F0"/>
    <w:rsid w:val="00BA5F9E"/>
    <w:rsid w:val="00BA5FD1"/>
    <w:rsid w:val="00BB0D8E"/>
    <w:rsid w:val="00BB28F2"/>
    <w:rsid w:val="00BB358B"/>
    <w:rsid w:val="00BB4179"/>
    <w:rsid w:val="00BB7046"/>
    <w:rsid w:val="00BC27D7"/>
    <w:rsid w:val="00BC33C8"/>
    <w:rsid w:val="00BC66D7"/>
    <w:rsid w:val="00BC741A"/>
    <w:rsid w:val="00BD103F"/>
    <w:rsid w:val="00BD29F4"/>
    <w:rsid w:val="00BD2AAD"/>
    <w:rsid w:val="00BD3A37"/>
    <w:rsid w:val="00BD4BBE"/>
    <w:rsid w:val="00BE0B3B"/>
    <w:rsid w:val="00BE1687"/>
    <w:rsid w:val="00BE2CF1"/>
    <w:rsid w:val="00BE2E2A"/>
    <w:rsid w:val="00BE3087"/>
    <w:rsid w:val="00BE34D1"/>
    <w:rsid w:val="00BF0136"/>
    <w:rsid w:val="00BF2E6C"/>
    <w:rsid w:val="00BF35C2"/>
    <w:rsid w:val="00BF6958"/>
    <w:rsid w:val="00BF77E4"/>
    <w:rsid w:val="00C01FC5"/>
    <w:rsid w:val="00C0261A"/>
    <w:rsid w:val="00C02A48"/>
    <w:rsid w:val="00C07368"/>
    <w:rsid w:val="00C07B76"/>
    <w:rsid w:val="00C14711"/>
    <w:rsid w:val="00C14BD4"/>
    <w:rsid w:val="00C17096"/>
    <w:rsid w:val="00C179FB"/>
    <w:rsid w:val="00C17C46"/>
    <w:rsid w:val="00C17DA6"/>
    <w:rsid w:val="00C2082B"/>
    <w:rsid w:val="00C20DF0"/>
    <w:rsid w:val="00C210BA"/>
    <w:rsid w:val="00C2159F"/>
    <w:rsid w:val="00C25079"/>
    <w:rsid w:val="00C26969"/>
    <w:rsid w:val="00C301F7"/>
    <w:rsid w:val="00C30C22"/>
    <w:rsid w:val="00C30FA8"/>
    <w:rsid w:val="00C337E2"/>
    <w:rsid w:val="00C3612C"/>
    <w:rsid w:val="00C41B14"/>
    <w:rsid w:val="00C427E8"/>
    <w:rsid w:val="00C43C32"/>
    <w:rsid w:val="00C44BAE"/>
    <w:rsid w:val="00C44DA3"/>
    <w:rsid w:val="00C453D0"/>
    <w:rsid w:val="00C46424"/>
    <w:rsid w:val="00C47526"/>
    <w:rsid w:val="00C50306"/>
    <w:rsid w:val="00C50CA3"/>
    <w:rsid w:val="00C52F60"/>
    <w:rsid w:val="00C54782"/>
    <w:rsid w:val="00C57B8A"/>
    <w:rsid w:val="00C61915"/>
    <w:rsid w:val="00C652FD"/>
    <w:rsid w:val="00C659D9"/>
    <w:rsid w:val="00C65B13"/>
    <w:rsid w:val="00C67311"/>
    <w:rsid w:val="00C70A2C"/>
    <w:rsid w:val="00C70C6D"/>
    <w:rsid w:val="00C71411"/>
    <w:rsid w:val="00C72821"/>
    <w:rsid w:val="00C7436D"/>
    <w:rsid w:val="00C74706"/>
    <w:rsid w:val="00C75619"/>
    <w:rsid w:val="00C75D87"/>
    <w:rsid w:val="00C84253"/>
    <w:rsid w:val="00C84A67"/>
    <w:rsid w:val="00C86DBA"/>
    <w:rsid w:val="00C90C3F"/>
    <w:rsid w:val="00C90F59"/>
    <w:rsid w:val="00C9117D"/>
    <w:rsid w:val="00C917CF"/>
    <w:rsid w:val="00C92391"/>
    <w:rsid w:val="00C94C20"/>
    <w:rsid w:val="00CA2243"/>
    <w:rsid w:val="00CA44D2"/>
    <w:rsid w:val="00CB03BD"/>
    <w:rsid w:val="00CB24EE"/>
    <w:rsid w:val="00CB2860"/>
    <w:rsid w:val="00CB397D"/>
    <w:rsid w:val="00CB6891"/>
    <w:rsid w:val="00CC2400"/>
    <w:rsid w:val="00CC270F"/>
    <w:rsid w:val="00CC4715"/>
    <w:rsid w:val="00CC4E08"/>
    <w:rsid w:val="00CC4E14"/>
    <w:rsid w:val="00CC5EB9"/>
    <w:rsid w:val="00CC6BB1"/>
    <w:rsid w:val="00CC7D3F"/>
    <w:rsid w:val="00CD0815"/>
    <w:rsid w:val="00CD1EB8"/>
    <w:rsid w:val="00CD53E7"/>
    <w:rsid w:val="00CD5827"/>
    <w:rsid w:val="00CD5EA3"/>
    <w:rsid w:val="00CD68D8"/>
    <w:rsid w:val="00CE0FEE"/>
    <w:rsid w:val="00CE2A1B"/>
    <w:rsid w:val="00CE3568"/>
    <w:rsid w:val="00CE3862"/>
    <w:rsid w:val="00CE5827"/>
    <w:rsid w:val="00CE6396"/>
    <w:rsid w:val="00CE6466"/>
    <w:rsid w:val="00CF268B"/>
    <w:rsid w:val="00CF2B77"/>
    <w:rsid w:val="00CF3885"/>
    <w:rsid w:val="00CF4D89"/>
    <w:rsid w:val="00CF608D"/>
    <w:rsid w:val="00CF6A1D"/>
    <w:rsid w:val="00CF6D02"/>
    <w:rsid w:val="00D0059C"/>
    <w:rsid w:val="00D006F4"/>
    <w:rsid w:val="00D00B57"/>
    <w:rsid w:val="00D01E13"/>
    <w:rsid w:val="00D0554A"/>
    <w:rsid w:val="00D06047"/>
    <w:rsid w:val="00D06171"/>
    <w:rsid w:val="00D07668"/>
    <w:rsid w:val="00D103A7"/>
    <w:rsid w:val="00D103D2"/>
    <w:rsid w:val="00D1047E"/>
    <w:rsid w:val="00D108D0"/>
    <w:rsid w:val="00D1299C"/>
    <w:rsid w:val="00D129FB"/>
    <w:rsid w:val="00D13B08"/>
    <w:rsid w:val="00D16C2E"/>
    <w:rsid w:val="00D20C52"/>
    <w:rsid w:val="00D242E2"/>
    <w:rsid w:val="00D249CB"/>
    <w:rsid w:val="00D252A9"/>
    <w:rsid w:val="00D25A19"/>
    <w:rsid w:val="00D26C31"/>
    <w:rsid w:val="00D26E58"/>
    <w:rsid w:val="00D3038D"/>
    <w:rsid w:val="00D315EE"/>
    <w:rsid w:val="00D31B0D"/>
    <w:rsid w:val="00D336F7"/>
    <w:rsid w:val="00D33BFA"/>
    <w:rsid w:val="00D34819"/>
    <w:rsid w:val="00D34A33"/>
    <w:rsid w:val="00D34BE6"/>
    <w:rsid w:val="00D35ECD"/>
    <w:rsid w:val="00D400F7"/>
    <w:rsid w:val="00D4081F"/>
    <w:rsid w:val="00D4109C"/>
    <w:rsid w:val="00D4280E"/>
    <w:rsid w:val="00D43ED9"/>
    <w:rsid w:val="00D441B3"/>
    <w:rsid w:val="00D465D5"/>
    <w:rsid w:val="00D4780A"/>
    <w:rsid w:val="00D4786F"/>
    <w:rsid w:val="00D47AB1"/>
    <w:rsid w:val="00D517F7"/>
    <w:rsid w:val="00D53F94"/>
    <w:rsid w:val="00D56586"/>
    <w:rsid w:val="00D6232E"/>
    <w:rsid w:val="00D643D0"/>
    <w:rsid w:val="00D64980"/>
    <w:rsid w:val="00D65460"/>
    <w:rsid w:val="00D66A8E"/>
    <w:rsid w:val="00D726C1"/>
    <w:rsid w:val="00D74C24"/>
    <w:rsid w:val="00D77D17"/>
    <w:rsid w:val="00D80775"/>
    <w:rsid w:val="00D8136E"/>
    <w:rsid w:val="00D83F05"/>
    <w:rsid w:val="00D8440B"/>
    <w:rsid w:val="00D84624"/>
    <w:rsid w:val="00D84D83"/>
    <w:rsid w:val="00D85922"/>
    <w:rsid w:val="00D85EFF"/>
    <w:rsid w:val="00D8604A"/>
    <w:rsid w:val="00D87AD5"/>
    <w:rsid w:val="00D953A4"/>
    <w:rsid w:val="00D960ED"/>
    <w:rsid w:val="00DA224F"/>
    <w:rsid w:val="00DA395F"/>
    <w:rsid w:val="00DA5905"/>
    <w:rsid w:val="00DA6A68"/>
    <w:rsid w:val="00DB0864"/>
    <w:rsid w:val="00DB0C5C"/>
    <w:rsid w:val="00DB1F05"/>
    <w:rsid w:val="00DB2896"/>
    <w:rsid w:val="00DB50E5"/>
    <w:rsid w:val="00DB54CE"/>
    <w:rsid w:val="00DB7CCC"/>
    <w:rsid w:val="00DC073A"/>
    <w:rsid w:val="00DC4C20"/>
    <w:rsid w:val="00DC5100"/>
    <w:rsid w:val="00DC61BC"/>
    <w:rsid w:val="00DC6E47"/>
    <w:rsid w:val="00DC6F92"/>
    <w:rsid w:val="00DD0B24"/>
    <w:rsid w:val="00DD44C7"/>
    <w:rsid w:val="00DE18F0"/>
    <w:rsid w:val="00DE3911"/>
    <w:rsid w:val="00DE76CB"/>
    <w:rsid w:val="00DE7C29"/>
    <w:rsid w:val="00DE7E84"/>
    <w:rsid w:val="00DF0010"/>
    <w:rsid w:val="00DF0F27"/>
    <w:rsid w:val="00DF1B3B"/>
    <w:rsid w:val="00DF3D95"/>
    <w:rsid w:val="00DF3DA3"/>
    <w:rsid w:val="00DF48CE"/>
    <w:rsid w:val="00DF5309"/>
    <w:rsid w:val="00DF545C"/>
    <w:rsid w:val="00E0004B"/>
    <w:rsid w:val="00E01180"/>
    <w:rsid w:val="00E028BC"/>
    <w:rsid w:val="00E0580E"/>
    <w:rsid w:val="00E11719"/>
    <w:rsid w:val="00E16F2E"/>
    <w:rsid w:val="00E17148"/>
    <w:rsid w:val="00E178CF"/>
    <w:rsid w:val="00E202D1"/>
    <w:rsid w:val="00E2031F"/>
    <w:rsid w:val="00E224FE"/>
    <w:rsid w:val="00E241F8"/>
    <w:rsid w:val="00E25538"/>
    <w:rsid w:val="00E31373"/>
    <w:rsid w:val="00E31480"/>
    <w:rsid w:val="00E31A56"/>
    <w:rsid w:val="00E31AD3"/>
    <w:rsid w:val="00E33090"/>
    <w:rsid w:val="00E345B8"/>
    <w:rsid w:val="00E35298"/>
    <w:rsid w:val="00E359CE"/>
    <w:rsid w:val="00E36102"/>
    <w:rsid w:val="00E40658"/>
    <w:rsid w:val="00E4175D"/>
    <w:rsid w:val="00E422AF"/>
    <w:rsid w:val="00E42394"/>
    <w:rsid w:val="00E4244F"/>
    <w:rsid w:val="00E42703"/>
    <w:rsid w:val="00E4347B"/>
    <w:rsid w:val="00E439C4"/>
    <w:rsid w:val="00E43BFC"/>
    <w:rsid w:val="00E46148"/>
    <w:rsid w:val="00E478EA"/>
    <w:rsid w:val="00E50848"/>
    <w:rsid w:val="00E52880"/>
    <w:rsid w:val="00E53847"/>
    <w:rsid w:val="00E549DF"/>
    <w:rsid w:val="00E55ADE"/>
    <w:rsid w:val="00E566CF"/>
    <w:rsid w:val="00E57F03"/>
    <w:rsid w:val="00E622CA"/>
    <w:rsid w:val="00E6391E"/>
    <w:rsid w:val="00E661BF"/>
    <w:rsid w:val="00E66521"/>
    <w:rsid w:val="00E675A0"/>
    <w:rsid w:val="00E70EF4"/>
    <w:rsid w:val="00E72FFA"/>
    <w:rsid w:val="00E74577"/>
    <w:rsid w:val="00E75325"/>
    <w:rsid w:val="00E755BA"/>
    <w:rsid w:val="00E756BF"/>
    <w:rsid w:val="00E817A7"/>
    <w:rsid w:val="00E83DCD"/>
    <w:rsid w:val="00E848C6"/>
    <w:rsid w:val="00E86CEA"/>
    <w:rsid w:val="00E86F6E"/>
    <w:rsid w:val="00E87182"/>
    <w:rsid w:val="00E87A97"/>
    <w:rsid w:val="00E87C88"/>
    <w:rsid w:val="00E90461"/>
    <w:rsid w:val="00E934C9"/>
    <w:rsid w:val="00E93B9E"/>
    <w:rsid w:val="00E9450A"/>
    <w:rsid w:val="00E96C60"/>
    <w:rsid w:val="00E96CDC"/>
    <w:rsid w:val="00E96D32"/>
    <w:rsid w:val="00E96E20"/>
    <w:rsid w:val="00E9723D"/>
    <w:rsid w:val="00E97388"/>
    <w:rsid w:val="00E977CE"/>
    <w:rsid w:val="00EA03E8"/>
    <w:rsid w:val="00EA095A"/>
    <w:rsid w:val="00EA2296"/>
    <w:rsid w:val="00EA4BFE"/>
    <w:rsid w:val="00EA747F"/>
    <w:rsid w:val="00EB05DB"/>
    <w:rsid w:val="00EB2609"/>
    <w:rsid w:val="00EB3430"/>
    <w:rsid w:val="00EB6837"/>
    <w:rsid w:val="00EB77AF"/>
    <w:rsid w:val="00EC045A"/>
    <w:rsid w:val="00EC142E"/>
    <w:rsid w:val="00EC14AF"/>
    <w:rsid w:val="00EC2162"/>
    <w:rsid w:val="00EC23E3"/>
    <w:rsid w:val="00EC4DB6"/>
    <w:rsid w:val="00EC6F47"/>
    <w:rsid w:val="00EC7309"/>
    <w:rsid w:val="00ED29F8"/>
    <w:rsid w:val="00ED342B"/>
    <w:rsid w:val="00ED3779"/>
    <w:rsid w:val="00ED4496"/>
    <w:rsid w:val="00ED4EBE"/>
    <w:rsid w:val="00ED5A79"/>
    <w:rsid w:val="00ED5EC8"/>
    <w:rsid w:val="00EE0640"/>
    <w:rsid w:val="00EE0888"/>
    <w:rsid w:val="00EE26DC"/>
    <w:rsid w:val="00EE2C12"/>
    <w:rsid w:val="00EE4ABA"/>
    <w:rsid w:val="00EE5B29"/>
    <w:rsid w:val="00EE7057"/>
    <w:rsid w:val="00EF0C76"/>
    <w:rsid w:val="00EF0F13"/>
    <w:rsid w:val="00EF3D00"/>
    <w:rsid w:val="00EF40E8"/>
    <w:rsid w:val="00EF49EB"/>
    <w:rsid w:val="00EF6D74"/>
    <w:rsid w:val="00F005FB"/>
    <w:rsid w:val="00F0203D"/>
    <w:rsid w:val="00F02127"/>
    <w:rsid w:val="00F03AC6"/>
    <w:rsid w:val="00F0461D"/>
    <w:rsid w:val="00F046A4"/>
    <w:rsid w:val="00F104FB"/>
    <w:rsid w:val="00F10F8F"/>
    <w:rsid w:val="00F11208"/>
    <w:rsid w:val="00F11E53"/>
    <w:rsid w:val="00F136DB"/>
    <w:rsid w:val="00F14FAB"/>
    <w:rsid w:val="00F15BDA"/>
    <w:rsid w:val="00F21298"/>
    <w:rsid w:val="00F23383"/>
    <w:rsid w:val="00F256A7"/>
    <w:rsid w:val="00F264EA"/>
    <w:rsid w:val="00F2705A"/>
    <w:rsid w:val="00F3074B"/>
    <w:rsid w:val="00F32485"/>
    <w:rsid w:val="00F32BEB"/>
    <w:rsid w:val="00F331E8"/>
    <w:rsid w:val="00F411C9"/>
    <w:rsid w:val="00F41FA0"/>
    <w:rsid w:val="00F42C10"/>
    <w:rsid w:val="00F437A7"/>
    <w:rsid w:val="00F44A6B"/>
    <w:rsid w:val="00F45B54"/>
    <w:rsid w:val="00F4649E"/>
    <w:rsid w:val="00F51779"/>
    <w:rsid w:val="00F51E10"/>
    <w:rsid w:val="00F52762"/>
    <w:rsid w:val="00F5279A"/>
    <w:rsid w:val="00F57720"/>
    <w:rsid w:val="00F612AA"/>
    <w:rsid w:val="00F656D7"/>
    <w:rsid w:val="00F66953"/>
    <w:rsid w:val="00F67278"/>
    <w:rsid w:val="00F71955"/>
    <w:rsid w:val="00F733AC"/>
    <w:rsid w:val="00F7469F"/>
    <w:rsid w:val="00F75094"/>
    <w:rsid w:val="00F761B1"/>
    <w:rsid w:val="00F762B5"/>
    <w:rsid w:val="00F76811"/>
    <w:rsid w:val="00F76CE3"/>
    <w:rsid w:val="00F77B59"/>
    <w:rsid w:val="00F81367"/>
    <w:rsid w:val="00F82298"/>
    <w:rsid w:val="00F82E8E"/>
    <w:rsid w:val="00F83936"/>
    <w:rsid w:val="00F83DBA"/>
    <w:rsid w:val="00F8471E"/>
    <w:rsid w:val="00F87F05"/>
    <w:rsid w:val="00F9066A"/>
    <w:rsid w:val="00F90779"/>
    <w:rsid w:val="00F91D1F"/>
    <w:rsid w:val="00F927C9"/>
    <w:rsid w:val="00F93DA8"/>
    <w:rsid w:val="00F944BA"/>
    <w:rsid w:val="00F9614D"/>
    <w:rsid w:val="00F96245"/>
    <w:rsid w:val="00F96B02"/>
    <w:rsid w:val="00FA119F"/>
    <w:rsid w:val="00FA12DC"/>
    <w:rsid w:val="00FA3438"/>
    <w:rsid w:val="00FA3BDB"/>
    <w:rsid w:val="00FA5CC2"/>
    <w:rsid w:val="00FA6143"/>
    <w:rsid w:val="00FA682B"/>
    <w:rsid w:val="00FB0241"/>
    <w:rsid w:val="00FB3AC8"/>
    <w:rsid w:val="00FB3CD8"/>
    <w:rsid w:val="00FB43DB"/>
    <w:rsid w:val="00FB49BB"/>
    <w:rsid w:val="00FB551A"/>
    <w:rsid w:val="00FB61EF"/>
    <w:rsid w:val="00FC4FB3"/>
    <w:rsid w:val="00FC5596"/>
    <w:rsid w:val="00FC6DCB"/>
    <w:rsid w:val="00FC6F3F"/>
    <w:rsid w:val="00FD0CCA"/>
    <w:rsid w:val="00FD1337"/>
    <w:rsid w:val="00FD1352"/>
    <w:rsid w:val="00FD14C5"/>
    <w:rsid w:val="00FD17E2"/>
    <w:rsid w:val="00FD26BE"/>
    <w:rsid w:val="00FD44BC"/>
    <w:rsid w:val="00FD5523"/>
    <w:rsid w:val="00FD69B1"/>
    <w:rsid w:val="00FD6B07"/>
    <w:rsid w:val="00FE114E"/>
    <w:rsid w:val="00FE1789"/>
    <w:rsid w:val="00FE1DD6"/>
    <w:rsid w:val="00FE231C"/>
    <w:rsid w:val="00FE2426"/>
    <w:rsid w:val="00FE346C"/>
    <w:rsid w:val="00FE3B59"/>
    <w:rsid w:val="00FE4D51"/>
    <w:rsid w:val="00FE5C3F"/>
    <w:rsid w:val="00FE75BC"/>
    <w:rsid w:val="00FF1621"/>
    <w:rsid w:val="00FF1873"/>
    <w:rsid w:val="00FF303C"/>
    <w:rsid w:val="00FF311A"/>
    <w:rsid w:val="011BC611"/>
    <w:rsid w:val="012F98C7"/>
    <w:rsid w:val="019EB525"/>
    <w:rsid w:val="01DCEDDA"/>
    <w:rsid w:val="021D8E4F"/>
    <w:rsid w:val="02857925"/>
    <w:rsid w:val="028ED268"/>
    <w:rsid w:val="0377BEAC"/>
    <w:rsid w:val="03E0E313"/>
    <w:rsid w:val="047F0330"/>
    <w:rsid w:val="04A16B3B"/>
    <w:rsid w:val="058B32DE"/>
    <w:rsid w:val="05C112EB"/>
    <w:rsid w:val="05CFCCAA"/>
    <w:rsid w:val="05D34254"/>
    <w:rsid w:val="062C329B"/>
    <w:rsid w:val="0631A9A1"/>
    <w:rsid w:val="07335080"/>
    <w:rsid w:val="073A7B41"/>
    <w:rsid w:val="077AD375"/>
    <w:rsid w:val="07DD500D"/>
    <w:rsid w:val="08391179"/>
    <w:rsid w:val="08FEC444"/>
    <w:rsid w:val="091DB8CB"/>
    <w:rsid w:val="097DF469"/>
    <w:rsid w:val="0A4F7384"/>
    <w:rsid w:val="0A908B0A"/>
    <w:rsid w:val="0BF56D8D"/>
    <w:rsid w:val="0C1ED09C"/>
    <w:rsid w:val="0C96AE66"/>
    <w:rsid w:val="0E04614F"/>
    <w:rsid w:val="0E0F5557"/>
    <w:rsid w:val="0EF1987D"/>
    <w:rsid w:val="0F1B1CBC"/>
    <w:rsid w:val="0FA32D54"/>
    <w:rsid w:val="10554595"/>
    <w:rsid w:val="1155BD84"/>
    <w:rsid w:val="12788CBE"/>
    <w:rsid w:val="13203585"/>
    <w:rsid w:val="136F09B0"/>
    <w:rsid w:val="13B36927"/>
    <w:rsid w:val="141543B2"/>
    <w:rsid w:val="143E214E"/>
    <w:rsid w:val="14C7CA4D"/>
    <w:rsid w:val="157031CA"/>
    <w:rsid w:val="15B63E17"/>
    <w:rsid w:val="15DF8BED"/>
    <w:rsid w:val="1610C2E7"/>
    <w:rsid w:val="1649E996"/>
    <w:rsid w:val="16B86BAE"/>
    <w:rsid w:val="17207D6F"/>
    <w:rsid w:val="17EC6DDF"/>
    <w:rsid w:val="182594CB"/>
    <w:rsid w:val="187F4153"/>
    <w:rsid w:val="18AFFD7B"/>
    <w:rsid w:val="1947CC31"/>
    <w:rsid w:val="1A2A6560"/>
    <w:rsid w:val="1A39A7F9"/>
    <w:rsid w:val="1A4507C2"/>
    <w:rsid w:val="1ACA5372"/>
    <w:rsid w:val="1B27769F"/>
    <w:rsid w:val="1B9AEC99"/>
    <w:rsid w:val="1C7CADDC"/>
    <w:rsid w:val="1C97FDD8"/>
    <w:rsid w:val="1CD9EFC2"/>
    <w:rsid w:val="1D3ECDB8"/>
    <w:rsid w:val="1D513051"/>
    <w:rsid w:val="1DC07083"/>
    <w:rsid w:val="1E7E4535"/>
    <w:rsid w:val="1FA0DAB0"/>
    <w:rsid w:val="2005DBCA"/>
    <w:rsid w:val="208B065B"/>
    <w:rsid w:val="20EE77E4"/>
    <w:rsid w:val="213329F4"/>
    <w:rsid w:val="21958933"/>
    <w:rsid w:val="21BBBA20"/>
    <w:rsid w:val="2213EFB7"/>
    <w:rsid w:val="22C5BE17"/>
    <w:rsid w:val="22D35F1A"/>
    <w:rsid w:val="234CD85B"/>
    <w:rsid w:val="23598DB3"/>
    <w:rsid w:val="2366F458"/>
    <w:rsid w:val="2366FBDC"/>
    <w:rsid w:val="23A1ABD0"/>
    <w:rsid w:val="25660E09"/>
    <w:rsid w:val="26212FCD"/>
    <w:rsid w:val="263462E2"/>
    <w:rsid w:val="269C759E"/>
    <w:rsid w:val="26D25C26"/>
    <w:rsid w:val="271A84DB"/>
    <w:rsid w:val="285A199D"/>
    <w:rsid w:val="28A59B56"/>
    <w:rsid w:val="28CB812E"/>
    <w:rsid w:val="291E3CAB"/>
    <w:rsid w:val="292CE03F"/>
    <w:rsid w:val="294A8A15"/>
    <w:rsid w:val="2BB1C3E5"/>
    <w:rsid w:val="2C913E0F"/>
    <w:rsid w:val="2D810183"/>
    <w:rsid w:val="2E3A2CFB"/>
    <w:rsid w:val="2E8D13EC"/>
    <w:rsid w:val="2EED901D"/>
    <w:rsid w:val="2F33F26A"/>
    <w:rsid w:val="2F6254B8"/>
    <w:rsid w:val="2FDC0F71"/>
    <w:rsid w:val="30CE9AF5"/>
    <w:rsid w:val="316F9B51"/>
    <w:rsid w:val="3170CA9D"/>
    <w:rsid w:val="31AD52B9"/>
    <w:rsid w:val="32F5435B"/>
    <w:rsid w:val="35B18906"/>
    <w:rsid w:val="35F886DA"/>
    <w:rsid w:val="36329B47"/>
    <w:rsid w:val="36429A21"/>
    <w:rsid w:val="364FE695"/>
    <w:rsid w:val="36ACD3DD"/>
    <w:rsid w:val="37449B0F"/>
    <w:rsid w:val="375B658C"/>
    <w:rsid w:val="37CCDC17"/>
    <w:rsid w:val="37D358E2"/>
    <w:rsid w:val="38F2174A"/>
    <w:rsid w:val="3A0C06AE"/>
    <w:rsid w:val="3AACBF09"/>
    <w:rsid w:val="3B645D8C"/>
    <w:rsid w:val="3BF80CFB"/>
    <w:rsid w:val="3DAEA34C"/>
    <w:rsid w:val="3DB64C8F"/>
    <w:rsid w:val="3DC28F38"/>
    <w:rsid w:val="3DC8224E"/>
    <w:rsid w:val="3E1FE43B"/>
    <w:rsid w:val="3EA35EAE"/>
    <w:rsid w:val="3EE4E6B4"/>
    <w:rsid w:val="3F7ABD2C"/>
    <w:rsid w:val="3FD7EDFC"/>
    <w:rsid w:val="3FE73095"/>
    <w:rsid w:val="3FEA13DF"/>
    <w:rsid w:val="40FB5766"/>
    <w:rsid w:val="4163CABA"/>
    <w:rsid w:val="416A3D40"/>
    <w:rsid w:val="4210CD42"/>
    <w:rsid w:val="434692C7"/>
    <w:rsid w:val="4372BE7C"/>
    <w:rsid w:val="43ACC1D6"/>
    <w:rsid w:val="43DF5304"/>
    <w:rsid w:val="445E1D90"/>
    <w:rsid w:val="450E1B8F"/>
    <w:rsid w:val="4522D498"/>
    <w:rsid w:val="456454E2"/>
    <w:rsid w:val="4594402F"/>
    <w:rsid w:val="45B51755"/>
    <w:rsid w:val="45DC4C3E"/>
    <w:rsid w:val="468CDE0E"/>
    <w:rsid w:val="469490E0"/>
    <w:rsid w:val="46ABA3BA"/>
    <w:rsid w:val="4715C0D0"/>
    <w:rsid w:val="47779735"/>
    <w:rsid w:val="48029A71"/>
    <w:rsid w:val="4809E86A"/>
    <w:rsid w:val="4828AF0B"/>
    <w:rsid w:val="483A385E"/>
    <w:rsid w:val="490D529D"/>
    <w:rsid w:val="49593DFE"/>
    <w:rsid w:val="4972B0D1"/>
    <w:rsid w:val="49732511"/>
    <w:rsid w:val="49826E3C"/>
    <w:rsid w:val="499E30E7"/>
    <w:rsid w:val="4A5D42BD"/>
    <w:rsid w:val="4B3D451C"/>
    <w:rsid w:val="4C5DD2C0"/>
    <w:rsid w:val="4D2D19BF"/>
    <w:rsid w:val="4D5CF268"/>
    <w:rsid w:val="4E3AE6FD"/>
    <w:rsid w:val="4E8AF15F"/>
    <w:rsid w:val="4E96874A"/>
    <w:rsid w:val="4F2D7373"/>
    <w:rsid w:val="4FCBD981"/>
    <w:rsid w:val="4FD80228"/>
    <w:rsid w:val="503B0765"/>
    <w:rsid w:val="504A9919"/>
    <w:rsid w:val="506B495A"/>
    <w:rsid w:val="5130AD0A"/>
    <w:rsid w:val="5156C4CE"/>
    <w:rsid w:val="52760B28"/>
    <w:rsid w:val="528F0E60"/>
    <w:rsid w:val="535F94C3"/>
    <w:rsid w:val="54327D2C"/>
    <w:rsid w:val="5505C1B4"/>
    <w:rsid w:val="5542A061"/>
    <w:rsid w:val="55A71187"/>
    <w:rsid w:val="560FC64A"/>
    <w:rsid w:val="56F87898"/>
    <w:rsid w:val="5720E2EF"/>
    <w:rsid w:val="57E522FC"/>
    <w:rsid w:val="583EC742"/>
    <w:rsid w:val="586BD057"/>
    <w:rsid w:val="589F38DB"/>
    <w:rsid w:val="58BB0313"/>
    <w:rsid w:val="5A5D218A"/>
    <w:rsid w:val="5ADC9D0A"/>
    <w:rsid w:val="5B256EE9"/>
    <w:rsid w:val="5B757778"/>
    <w:rsid w:val="5C1A0A24"/>
    <w:rsid w:val="5C24D9F9"/>
    <w:rsid w:val="5C32E30A"/>
    <w:rsid w:val="5C6E10DB"/>
    <w:rsid w:val="5D3C5E30"/>
    <w:rsid w:val="5E05E1C6"/>
    <w:rsid w:val="5EA4849E"/>
    <w:rsid w:val="5FF6B1E9"/>
    <w:rsid w:val="60771AA9"/>
    <w:rsid w:val="617033DA"/>
    <w:rsid w:val="6186FE57"/>
    <w:rsid w:val="620576E9"/>
    <w:rsid w:val="64659196"/>
    <w:rsid w:val="64BC5347"/>
    <w:rsid w:val="64D12235"/>
    <w:rsid w:val="6504B65A"/>
    <w:rsid w:val="6521AB00"/>
    <w:rsid w:val="65590C2C"/>
    <w:rsid w:val="657F1942"/>
    <w:rsid w:val="66243D47"/>
    <w:rsid w:val="667000CE"/>
    <w:rsid w:val="669FEF43"/>
    <w:rsid w:val="67BC81D3"/>
    <w:rsid w:val="67DE793F"/>
    <w:rsid w:val="67F2B406"/>
    <w:rsid w:val="69245BBE"/>
    <w:rsid w:val="69BF2759"/>
    <w:rsid w:val="6A05FDE6"/>
    <w:rsid w:val="6A7D797E"/>
    <w:rsid w:val="6AD5D653"/>
    <w:rsid w:val="6B54B078"/>
    <w:rsid w:val="6B5BFE71"/>
    <w:rsid w:val="6C120E5E"/>
    <w:rsid w:val="6DFF014D"/>
    <w:rsid w:val="6E98853C"/>
    <w:rsid w:val="6EA0D769"/>
    <w:rsid w:val="6F32F9D3"/>
    <w:rsid w:val="6F524C62"/>
    <w:rsid w:val="6F5A38ED"/>
    <w:rsid w:val="6F5CED2C"/>
    <w:rsid w:val="6F975881"/>
    <w:rsid w:val="6FFC4BEF"/>
    <w:rsid w:val="708D2A39"/>
    <w:rsid w:val="710DB3A0"/>
    <w:rsid w:val="711B7BD8"/>
    <w:rsid w:val="717EFB0D"/>
    <w:rsid w:val="725986FC"/>
    <w:rsid w:val="7270CC4B"/>
    <w:rsid w:val="727292B3"/>
    <w:rsid w:val="7341CD89"/>
    <w:rsid w:val="737F8BAF"/>
    <w:rsid w:val="74625B2D"/>
    <w:rsid w:val="748E87D4"/>
    <w:rsid w:val="74BE6BB4"/>
    <w:rsid w:val="75479BCC"/>
    <w:rsid w:val="759C529D"/>
    <w:rsid w:val="75C8212F"/>
    <w:rsid w:val="75E12467"/>
    <w:rsid w:val="76DC55FF"/>
    <w:rsid w:val="78F9278E"/>
    <w:rsid w:val="7A5DA56A"/>
    <w:rsid w:val="7A87A2B6"/>
    <w:rsid w:val="7BB66C26"/>
    <w:rsid w:val="7BBDE65E"/>
    <w:rsid w:val="7BD5D438"/>
    <w:rsid w:val="7BEB568F"/>
    <w:rsid w:val="7C4CFE40"/>
    <w:rsid w:val="7D83397F"/>
    <w:rsid w:val="7DDA2380"/>
    <w:rsid w:val="7E563E32"/>
    <w:rsid w:val="7EC06A42"/>
    <w:rsid w:val="7ECD7639"/>
    <w:rsid w:val="7F9757A4"/>
    <w:rsid w:val="7FCE74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A38D"/>
  <w15:chartTrackingRefBased/>
  <w15:docId w15:val="{B2E8ED15-7161-4740-B83A-CB4CE5FF8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4BE"/>
  </w:style>
  <w:style w:type="paragraph" w:styleId="Heading1">
    <w:name w:val="heading 1"/>
    <w:basedOn w:val="Normal"/>
    <w:next w:val="Normal"/>
    <w:link w:val="Heading1Char"/>
    <w:uiPriority w:val="9"/>
    <w:qFormat/>
    <w:rsid w:val="001A37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AB5"/>
    <w:pPr>
      <w:ind w:left="720"/>
      <w:contextualSpacing/>
    </w:pPr>
  </w:style>
  <w:style w:type="character" w:customStyle="1" w:styleId="Heading1Char">
    <w:name w:val="Heading 1 Char"/>
    <w:basedOn w:val="DefaultParagraphFont"/>
    <w:link w:val="Heading1"/>
    <w:uiPriority w:val="9"/>
    <w:rsid w:val="001A37F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15BDA"/>
    <w:pPr>
      <w:spacing w:after="200" w:line="240" w:lineRule="auto"/>
    </w:pPr>
    <w:rPr>
      <w:i/>
      <w:iCs/>
      <w:color w:val="44546A" w:themeColor="text2"/>
      <w:sz w:val="18"/>
      <w:szCs w:val="18"/>
    </w:rPr>
  </w:style>
  <w:style w:type="table" w:styleId="TableGrid">
    <w:name w:val="Table Grid"/>
    <w:basedOn w:val="TableNormal"/>
    <w:uiPriority w:val="39"/>
    <w:rsid w:val="00136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54DF"/>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BodyText">
    <w:name w:val="Body Text"/>
    <w:basedOn w:val="Normal"/>
    <w:link w:val="BodyTextChar"/>
    <w:uiPriority w:val="99"/>
    <w:unhideWhenUsed/>
    <w:rsid w:val="00D31B0D"/>
    <w:pPr>
      <w:spacing w:after="120"/>
    </w:pPr>
    <w:rPr>
      <w:rFonts w:eastAsiaTheme="minorEastAsia"/>
      <w:kern w:val="0"/>
      <w:lang w:eastAsia="ja-JP"/>
      <w14:ligatures w14:val="none"/>
    </w:rPr>
  </w:style>
  <w:style w:type="character" w:customStyle="1" w:styleId="BodyTextChar">
    <w:name w:val="Body Text Char"/>
    <w:basedOn w:val="DefaultParagraphFont"/>
    <w:link w:val="BodyText"/>
    <w:uiPriority w:val="99"/>
    <w:rsid w:val="00D31B0D"/>
    <w:rPr>
      <w:rFonts w:eastAsiaTheme="minorEastAsia"/>
      <w:kern w:val="0"/>
      <w:lang w:eastAsia="ja-JP"/>
      <w14:ligatures w14:val="none"/>
    </w:rPr>
  </w:style>
  <w:style w:type="paragraph" w:styleId="NormalWeb">
    <w:name w:val="Normal (Web)"/>
    <w:basedOn w:val="Normal"/>
    <w:uiPriority w:val="99"/>
    <w:semiHidden/>
    <w:unhideWhenUsed/>
    <w:rsid w:val="009E16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462E9"/>
    <w:rPr>
      <w:color w:val="0563C1" w:themeColor="hyperlink"/>
      <w:u w:val="single"/>
    </w:rPr>
  </w:style>
  <w:style w:type="character" w:styleId="UnresolvedMention">
    <w:name w:val="Unresolved Mention"/>
    <w:basedOn w:val="DefaultParagraphFont"/>
    <w:uiPriority w:val="99"/>
    <w:semiHidden/>
    <w:unhideWhenUsed/>
    <w:rsid w:val="000462E9"/>
    <w:rPr>
      <w:color w:val="605E5C"/>
      <w:shd w:val="clear" w:color="auto" w:fill="E1DFDD"/>
    </w:rPr>
  </w:style>
  <w:style w:type="paragraph" w:styleId="TOC1">
    <w:name w:val="toc 1"/>
    <w:basedOn w:val="Normal"/>
    <w:next w:val="Normal"/>
    <w:autoRedefine/>
    <w:uiPriority w:val="39"/>
    <w:unhideWhenUsed/>
    <w:rsid w:val="00713ADC"/>
    <w:pPr>
      <w:tabs>
        <w:tab w:val="right" w:leader="dot" w:pos="9350"/>
      </w:tabs>
      <w:spacing w:after="100" w:line="480" w:lineRule="auto"/>
    </w:p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0480A"/>
    <w:pPr>
      <w:outlineLvl w:val="9"/>
    </w:pPr>
    <w:rPr>
      <w:kern w:val="0"/>
      <w14:ligatures w14:val="none"/>
    </w:rPr>
  </w:style>
  <w:style w:type="paragraph" w:styleId="NoSpacing">
    <w:name w:val="No Spacing"/>
    <w:link w:val="NoSpacingChar"/>
    <w:uiPriority w:val="1"/>
    <w:qFormat/>
    <w:rsid w:val="006800D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800DC"/>
    <w:rPr>
      <w:rFonts w:eastAsiaTheme="minorEastAsia"/>
      <w:kern w:val="0"/>
      <w14:ligatures w14:val="none"/>
    </w:rPr>
  </w:style>
  <w:style w:type="character" w:styleId="FollowedHyperlink">
    <w:name w:val="FollowedHyperlink"/>
    <w:basedOn w:val="DefaultParagraphFont"/>
    <w:uiPriority w:val="99"/>
    <w:semiHidden/>
    <w:unhideWhenUsed/>
    <w:rsid w:val="00E87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648587">
      <w:bodyDiv w:val="1"/>
      <w:marLeft w:val="0"/>
      <w:marRight w:val="0"/>
      <w:marTop w:val="0"/>
      <w:marBottom w:val="0"/>
      <w:divBdr>
        <w:top w:val="none" w:sz="0" w:space="0" w:color="auto"/>
        <w:left w:val="none" w:sz="0" w:space="0" w:color="auto"/>
        <w:bottom w:val="none" w:sz="0" w:space="0" w:color="auto"/>
        <w:right w:val="none" w:sz="0" w:space="0" w:color="auto"/>
      </w:divBdr>
      <w:divsChild>
        <w:div w:id="1016151409">
          <w:marLeft w:val="144"/>
          <w:marRight w:val="0"/>
          <w:marTop w:val="240"/>
          <w:marBottom w:val="40"/>
          <w:divBdr>
            <w:top w:val="none" w:sz="0" w:space="0" w:color="auto"/>
            <w:left w:val="none" w:sz="0" w:space="0" w:color="auto"/>
            <w:bottom w:val="none" w:sz="0" w:space="0" w:color="auto"/>
            <w:right w:val="none" w:sz="0" w:space="0" w:color="auto"/>
          </w:divBdr>
        </w:div>
      </w:divsChild>
    </w:div>
    <w:div w:id="591664607">
      <w:bodyDiv w:val="1"/>
      <w:marLeft w:val="0"/>
      <w:marRight w:val="0"/>
      <w:marTop w:val="0"/>
      <w:marBottom w:val="0"/>
      <w:divBdr>
        <w:top w:val="none" w:sz="0" w:space="0" w:color="auto"/>
        <w:left w:val="none" w:sz="0" w:space="0" w:color="auto"/>
        <w:bottom w:val="none" w:sz="0" w:space="0" w:color="auto"/>
        <w:right w:val="none" w:sz="0" w:space="0" w:color="auto"/>
      </w:divBdr>
      <w:divsChild>
        <w:div w:id="805581905">
          <w:marLeft w:val="0"/>
          <w:marRight w:val="0"/>
          <w:marTop w:val="0"/>
          <w:marBottom w:val="0"/>
          <w:divBdr>
            <w:top w:val="none" w:sz="0" w:space="0" w:color="auto"/>
            <w:left w:val="none" w:sz="0" w:space="0" w:color="auto"/>
            <w:bottom w:val="none" w:sz="0" w:space="0" w:color="auto"/>
            <w:right w:val="none" w:sz="0" w:space="0" w:color="auto"/>
          </w:divBdr>
          <w:divsChild>
            <w:div w:id="1564945792">
              <w:marLeft w:val="0"/>
              <w:marRight w:val="0"/>
              <w:marTop w:val="0"/>
              <w:marBottom w:val="0"/>
              <w:divBdr>
                <w:top w:val="none" w:sz="0" w:space="0" w:color="auto"/>
                <w:left w:val="none" w:sz="0" w:space="0" w:color="auto"/>
                <w:bottom w:val="none" w:sz="0" w:space="0" w:color="auto"/>
                <w:right w:val="none" w:sz="0" w:space="0" w:color="auto"/>
              </w:divBdr>
              <w:divsChild>
                <w:div w:id="10427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062646">
      <w:bodyDiv w:val="1"/>
      <w:marLeft w:val="0"/>
      <w:marRight w:val="0"/>
      <w:marTop w:val="0"/>
      <w:marBottom w:val="0"/>
      <w:divBdr>
        <w:top w:val="none" w:sz="0" w:space="0" w:color="auto"/>
        <w:left w:val="none" w:sz="0" w:space="0" w:color="auto"/>
        <w:bottom w:val="none" w:sz="0" w:space="0" w:color="auto"/>
        <w:right w:val="none" w:sz="0" w:space="0" w:color="auto"/>
      </w:divBdr>
    </w:div>
    <w:div w:id="1061828771">
      <w:bodyDiv w:val="1"/>
      <w:marLeft w:val="0"/>
      <w:marRight w:val="0"/>
      <w:marTop w:val="0"/>
      <w:marBottom w:val="0"/>
      <w:divBdr>
        <w:top w:val="none" w:sz="0" w:space="0" w:color="auto"/>
        <w:left w:val="none" w:sz="0" w:space="0" w:color="auto"/>
        <w:bottom w:val="none" w:sz="0" w:space="0" w:color="auto"/>
        <w:right w:val="none" w:sz="0" w:space="0" w:color="auto"/>
      </w:divBdr>
    </w:div>
    <w:div w:id="1562011253">
      <w:bodyDiv w:val="1"/>
      <w:marLeft w:val="0"/>
      <w:marRight w:val="0"/>
      <w:marTop w:val="0"/>
      <w:marBottom w:val="0"/>
      <w:divBdr>
        <w:top w:val="none" w:sz="0" w:space="0" w:color="auto"/>
        <w:left w:val="none" w:sz="0" w:space="0" w:color="auto"/>
        <w:bottom w:val="none" w:sz="0" w:space="0" w:color="auto"/>
        <w:right w:val="none" w:sz="0" w:space="0" w:color="auto"/>
      </w:divBdr>
    </w:div>
    <w:div w:id="1700662135">
      <w:bodyDiv w:val="1"/>
      <w:marLeft w:val="0"/>
      <w:marRight w:val="0"/>
      <w:marTop w:val="0"/>
      <w:marBottom w:val="0"/>
      <w:divBdr>
        <w:top w:val="none" w:sz="0" w:space="0" w:color="auto"/>
        <w:left w:val="none" w:sz="0" w:space="0" w:color="auto"/>
        <w:bottom w:val="none" w:sz="0" w:space="0" w:color="auto"/>
        <w:right w:val="none" w:sz="0" w:space="0" w:color="auto"/>
      </w:divBdr>
    </w:div>
    <w:div w:id="1980643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datasets/gauravtopre/credit-card-defaulter-prediction" TargetMode="External"/><Relationship Id="rId3" Type="http://schemas.openxmlformats.org/officeDocument/2006/relationships/numbering" Target="numbering.xml"/><Relationship Id="rId21" Type="http://schemas.openxmlformats.org/officeDocument/2006/relationships/hyperlink" Target="https://www.fico.com/blogs/canada-bankcard-industry-benchmarking-trends-q4-2022-updat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onsumer.equifax.ca/about-equifax/press-releases/-/blogs/increased-demand-for-credit-continues-and-delinquency-rates-rise-as-some-consumers-struggle-with-affordability//"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statcan.gc.ca/o1/en/plus/3222-traditional-credit-card-debt-hangover-following-holidays-or-something-more-ominous"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transunion.ca/lp/iir" TargetMode="External"/><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tatcan.gc.ca/o1/en/plus/3222-traditional-credit-card-debt-hangover-following-holidays-or-something-more-ominous" TargetMode="External"/><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43E0561EBC4B29BBC499D8E75602B4"/>
        <w:category>
          <w:name w:val="General"/>
          <w:gallery w:val="placeholder"/>
        </w:category>
        <w:types>
          <w:type w:val="bbPlcHdr"/>
        </w:types>
        <w:behaviors>
          <w:behavior w:val="content"/>
        </w:behaviors>
        <w:guid w:val="{74C56E8C-B5F2-403B-8F84-AA045319D746}"/>
      </w:docPartPr>
      <w:docPartBody>
        <w:p w:rsidR="006540B4" w:rsidRDefault="006540B4" w:rsidP="006540B4">
          <w:pPr>
            <w:pStyle w:val="A743E0561EBC4B29BBC499D8E75602B4"/>
          </w:pPr>
          <w:r>
            <w:rPr>
              <w:rFonts w:asciiTheme="majorHAnsi" w:eastAsiaTheme="majorEastAsia" w:hAnsiTheme="majorHAnsi" w:cstheme="majorBidi"/>
              <w:caps/>
              <w:color w:val="4472C4" w:themeColor="accent1"/>
              <w:sz w:val="80"/>
              <w:szCs w:val="80"/>
            </w:rPr>
            <w:t>[Document title]</w:t>
          </w:r>
        </w:p>
      </w:docPartBody>
    </w:docPart>
    <w:docPart>
      <w:docPartPr>
        <w:name w:val="7438B47341CA4E798B3D6F9553384899"/>
        <w:category>
          <w:name w:val="General"/>
          <w:gallery w:val="placeholder"/>
        </w:category>
        <w:types>
          <w:type w:val="bbPlcHdr"/>
        </w:types>
        <w:behaviors>
          <w:behavior w:val="content"/>
        </w:behaviors>
        <w:guid w:val="{1C72F870-DFAD-46D0-9E94-BA6CC43697F5}"/>
      </w:docPartPr>
      <w:docPartBody>
        <w:p w:rsidR="006540B4" w:rsidRDefault="006540B4" w:rsidP="006540B4">
          <w:pPr>
            <w:pStyle w:val="7438B47341CA4E798B3D6F955338489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0B4"/>
    <w:rsid w:val="0006739B"/>
    <w:rsid w:val="006540B4"/>
    <w:rsid w:val="006B1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43E0561EBC4B29BBC499D8E75602B4">
    <w:name w:val="A743E0561EBC4B29BBC499D8E75602B4"/>
    <w:rsid w:val="006540B4"/>
  </w:style>
  <w:style w:type="paragraph" w:customStyle="1" w:styleId="7438B47341CA4E798B3D6F9553384899">
    <w:name w:val="7438B47341CA4E798B3D6F9553384899"/>
    <w:rsid w:val="006540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2023-08-18T00:00:00</PublishDate>
  <Abstract/>
  <CompanyAddress>SAMSON OGWUCHE AND CHARLES NTAMACK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D9BEC2-4021-45F4-9CF3-7EFBDF5A9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30</Pages>
  <Words>5363</Words>
  <Characters>30572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machine learning model PREDICTing CREDIT CARD DEFAULTS</vt:lpstr>
    </vt:vector>
  </TitlesOfParts>
  <Company>PRESENTED BY</Company>
  <LinksUpToDate>false</LinksUpToDate>
  <CharactersWithSpaces>35864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model PREDICTing CREDIT CARD DEFAULTS</dc:title>
  <dc:subject>CAPSTONE PROJECT</dc:subject>
  <dc:creator>SAMSON OGWUCHE AND CHARLES NTAMACK</dc:creator>
  <cp:keywords/>
  <dc:description/>
  <cp:lastModifiedBy>Charles Ntamack</cp:lastModifiedBy>
  <cp:revision>3</cp:revision>
  <dcterms:created xsi:type="dcterms:W3CDTF">2023-08-21T01:53:00Z</dcterms:created>
  <dcterms:modified xsi:type="dcterms:W3CDTF">2023-08-21T02:09:00Z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c2c35b99-71ca-4f8b-8c6a-5eb624567880</vt:lpwstr>
  </property>
</Properties>
</file>